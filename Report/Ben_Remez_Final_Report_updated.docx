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3B428" w14:textId="14061582" w:rsidR="00F9231F" w:rsidRDefault="00F9231F" w:rsidP="006D1A55"/>
    <w:p w14:paraId="13E27C20" w14:textId="77777777" w:rsidR="006D1A55" w:rsidRDefault="006D1A55" w:rsidP="006D1A55"/>
    <w:p w14:paraId="4A4B95B4" w14:textId="77777777" w:rsidR="006D1A55" w:rsidRDefault="006D1A55" w:rsidP="006D1A55"/>
    <w:p w14:paraId="31ADD0C9" w14:textId="77777777" w:rsidR="006D1A55" w:rsidRDefault="006D1A55" w:rsidP="006D1A55"/>
    <w:p w14:paraId="5B8BB528" w14:textId="7348338A" w:rsidR="006D1A55" w:rsidRDefault="006D1A55" w:rsidP="006D1A55">
      <w:pPr>
        <w:jc w:val="center"/>
        <w:rPr>
          <w:rFonts w:asciiTheme="majorBidi" w:hAnsiTheme="majorBidi" w:cstheme="majorBidi"/>
          <w:sz w:val="32"/>
          <w:szCs w:val="32"/>
          <w:u w:val="single"/>
        </w:rPr>
      </w:pPr>
      <w:r w:rsidRPr="006D1A55">
        <w:rPr>
          <w:rFonts w:asciiTheme="majorBidi" w:hAnsiTheme="majorBidi" w:cstheme="majorBidi"/>
          <w:sz w:val="32"/>
          <w:szCs w:val="32"/>
          <w:u w:val="single"/>
        </w:rPr>
        <w:t>School of Software Engineering: Intelligent Systems</w:t>
      </w:r>
    </w:p>
    <w:p w14:paraId="4DC195A3" w14:textId="77777777" w:rsidR="006D1A55" w:rsidRDefault="006D1A55" w:rsidP="006D1A55">
      <w:pPr>
        <w:rPr>
          <w:rFonts w:asciiTheme="majorBidi" w:hAnsiTheme="majorBidi" w:cstheme="majorBidi"/>
          <w:sz w:val="32"/>
          <w:szCs w:val="32"/>
          <w:u w:val="single"/>
        </w:rPr>
      </w:pPr>
    </w:p>
    <w:p w14:paraId="26A94A27" w14:textId="1937F580" w:rsidR="006D1A55" w:rsidRPr="00686F24" w:rsidRDefault="006D1A55" w:rsidP="006D1A55">
      <w:pPr>
        <w:jc w:val="center"/>
        <w:rPr>
          <w:rFonts w:asciiTheme="majorHAnsi" w:hAnsiTheme="majorHAnsi" w:cstheme="majorBidi"/>
          <w:sz w:val="56"/>
          <w:szCs w:val="56"/>
        </w:rPr>
      </w:pPr>
      <w:r w:rsidRPr="00686F24">
        <w:rPr>
          <w:rFonts w:asciiTheme="majorHAnsi" w:hAnsiTheme="majorHAnsi" w:cstheme="majorBidi"/>
          <w:sz w:val="56"/>
          <w:szCs w:val="56"/>
        </w:rPr>
        <w:t>Automating Structural Analytics Techniques for Event Forecasting using Large Language Models</w:t>
      </w:r>
    </w:p>
    <w:p w14:paraId="18EF0DAD" w14:textId="77777777" w:rsidR="006D1A55" w:rsidRDefault="006D1A55" w:rsidP="006D1A55">
      <w:pPr>
        <w:jc w:val="center"/>
        <w:rPr>
          <w:rFonts w:asciiTheme="majorBidi" w:hAnsiTheme="majorBidi" w:cstheme="majorBidi"/>
          <w:sz w:val="56"/>
          <w:szCs w:val="56"/>
        </w:rPr>
      </w:pPr>
    </w:p>
    <w:p w14:paraId="77F873B9" w14:textId="77777777" w:rsidR="006D1A55" w:rsidRDefault="006D1A55" w:rsidP="006D1A55">
      <w:pPr>
        <w:jc w:val="center"/>
        <w:rPr>
          <w:rFonts w:asciiTheme="majorBidi" w:hAnsiTheme="majorBidi" w:cstheme="majorBidi"/>
          <w:sz w:val="56"/>
          <w:szCs w:val="56"/>
        </w:rPr>
      </w:pPr>
    </w:p>
    <w:p w14:paraId="34ECF2F1" w14:textId="77777777" w:rsidR="006D1A55" w:rsidRDefault="006D1A55" w:rsidP="006D1A55">
      <w:pPr>
        <w:jc w:val="center"/>
        <w:rPr>
          <w:rFonts w:asciiTheme="majorBidi" w:hAnsiTheme="majorBidi" w:cstheme="majorBidi"/>
          <w:sz w:val="32"/>
          <w:szCs w:val="32"/>
        </w:rPr>
      </w:pPr>
      <w:r w:rsidRPr="006D1A55">
        <w:rPr>
          <w:rFonts w:asciiTheme="majorBidi" w:hAnsiTheme="majorBidi" w:cstheme="majorBidi"/>
          <w:sz w:val="32"/>
          <w:szCs w:val="32"/>
        </w:rPr>
        <w:t xml:space="preserve">A project report submitted toward the degree of </w:t>
      </w:r>
    </w:p>
    <w:p w14:paraId="7170C137" w14:textId="32EC790F" w:rsidR="006D1A55" w:rsidRDefault="006D1A55" w:rsidP="006D1A55">
      <w:pPr>
        <w:jc w:val="center"/>
        <w:rPr>
          <w:rFonts w:asciiTheme="majorBidi" w:hAnsiTheme="majorBidi" w:cstheme="majorBidi"/>
          <w:sz w:val="32"/>
          <w:szCs w:val="32"/>
        </w:rPr>
      </w:pPr>
      <w:r w:rsidRPr="006D1A55">
        <w:rPr>
          <w:rFonts w:asciiTheme="majorBidi" w:hAnsiTheme="majorBidi" w:cstheme="majorBidi"/>
          <w:sz w:val="32"/>
          <w:szCs w:val="32"/>
        </w:rPr>
        <w:t>Master of Science in Intelligent Systems</w:t>
      </w:r>
    </w:p>
    <w:p w14:paraId="6A39B3B2" w14:textId="77777777" w:rsidR="00C3238F" w:rsidRDefault="00C3238F" w:rsidP="006D1A55">
      <w:pPr>
        <w:jc w:val="center"/>
        <w:rPr>
          <w:rFonts w:asciiTheme="majorBidi" w:hAnsiTheme="majorBidi" w:cstheme="majorBidi"/>
          <w:sz w:val="32"/>
          <w:szCs w:val="32"/>
        </w:rPr>
      </w:pPr>
    </w:p>
    <w:p w14:paraId="5273B952" w14:textId="77777777" w:rsidR="00C3238F" w:rsidRDefault="00C3238F" w:rsidP="00C3238F">
      <w:pPr>
        <w:jc w:val="center"/>
        <w:rPr>
          <w:rFonts w:asciiTheme="majorBidi" w:hAnsiTheme="majorBidi" w:cstheme="majorBidi"/>
          <w:sz w:val="32"/>
          <w:szCs w:val="32"/>
        </w:rPr>
      </w:pPr>
    </w:p>
    <w:p w14:paraId="6248C5E4" w14:textId="77777777" w:rsidR="00C3238F" w:rsidRDefault="00C3238F" w:rsidP="00C3238F">
      <w:pPr>
        <w:rPr>
          <w:rFonts w:asciiTheme="majorBidi" w:hAnsiTheme="majorBidi" w:cstheme="majorBidi"/>
          <w:sz w:val="32"/>
          <w:szCs w:val="32"/>
        </w:rPr>
      </w:pPr>
    </w:p>
    <w:p w14:paraId="57F3156F" w14:textId="77777777" w:rsidR="00C3238F" w:rsidRDefault="00C3238F" w:rsidP="00C3238F">
      <w:pPr>
        <w:rPr>
          <w:rFonts w:asciiTheme="majorBidi" w:hAnsiTheme="majorBidi" w:cstheme="majorBidi"/>
          <w:sz w:val="32"/>
          <w:szCs w:val="32"/>
        </w:rPr>
      </w:pPr>
    </w:p>
    <w:p w14:paraId="6B636C13" w14:textId="77777777" w:rsidR="00C3238F" w:rsidRDefault="00C3238F" w:rsidP="00C3238F">
      <w:pPr>
        <w:rPr>
          <w:rFonts w:asciiTheme="majorBidi" w:hAnsiTheme="majorBidi" w:cstheme="majorBidi"/>
          <w:sz w:val="32"/>
          <w:szCs w:val="32"/>
        </w:rPr>
      </w:pPr>
    </w:p>
    <w:p w14:paraId="5A3D3E7C" w14:textId="77777777" w:rsidR="005C5EC6" w:rsidRDefault="005C5EC6" w:rsidP="00C3238F">
      <w:pPr>
        <w:rPr>
          <w:rFonts w:asciiTheme="majorBidi" w:hAnsiTheme="majorBidi" w:cstheme="majorBidi"/>
          <w:sz w:val="32"/>
          <w:szCs w:val="32"/>
        </w:rPr>
      </w:pPr>
    </w:p>
    <w:p w14:paraId="328E3365" w14:textId="77777777" w:rsidR="00C3238F" w:rsidRPr="00686F24" w:rsidRDefault="00C3238F" w:rsidP="00C3238F">
      <w:pPr>
        <w:rPr>
          <w:rFonts w:cstheme="majorBidi"/>
          <w:sz w:val="32"/>
          <w:szCs w:val="32"/>
        </w:rPr>
      </w:pPr>
      <w:r w:rsidRPr="00686F24">
        <w:rPr>
          <w:rFonts w:cstheme="majorBidi"/>
          <w:b/>
          <w:bCs/>
          <w:sz w:val="32"/>
          <w:szCs w:val="32"/>
        </w:rPr>
        <w:t>Student name: Ben Remez</w:t>
      </w:r>
    </w:p>
    <w:p w14:paraId="119E8EFB" w14:textId="56BD2DAD" w:rsidR="00C3238F" w:rsidRDefault="00C3238F" w:rsidP="00C3238F">
      <w:pPr>
        <w:rPr>
          <w:ins w:id="0" w:author="Ben Remez" w:date="2025-08-24T21:45:00Z" w16du:dateUtc="2025-08-24T18:45:00Z"/>
          <w:rFonts w:cstheme="majorBidi"/>
          <w:b/>
          <w:bCs/>
          <w:sz w:val="32"/>
          <w:szCs w:val="32"/>
        </w:rPr>
      </w:pPr>
      <w:r w:rsidRPr="00686F24">
        <w:rPr>
          <w:rFonts w:cstheme="majorBidi"/>
          <w:b/>
          <w:bCs/>
          <w:sz w:val="32"/>
          <w:szCs w:val="32"/>
        </w:rPr>
        <w:t>Supervisor:</w:t>
      </w:r>
      <w:r w:rsidRPr="00686F24">
        <w:rPr>
          <w:rFonts w:cstheme="majorBidi"/>
          <w:sz w:val="32"/>
          <w:szCs w:val="32"/>
        </w:rPr>
        <w:t xml:space="preserve"> </w:t>
      </w:r>
      <w:r w:rsidRPr="00686F24">
        <w:rPr>
          <w:rFonts w:cstheme="majorBidi"/>
          <w:b/>
          <w:bCs/>
          <w:sz w:val="32"/>
          <w:szCs w:val="32"/>
        </w:rPr>
        <w:t xml:space="preserve">Dr Yehudit </w:t>
      </w:r>
      <w:proofErr w:type="spellStart"/>
      <w:r w:rsidRPr="00686F24">
        <w:rPr>
          <w:rFonts w:cstheme="majorBidi"/>
          <w:b/>
          <w:bCs/>
          <w:sz w:val="32"/>
          <w:szCs w:val="32"/>
        </w:rPr>
        <w:t>Aperstein</w:t>
      </w:r>
      <w:proofErr w:type="spellEnd"/>
    </w:p>
    <w:p w14:paraId="0ED308E3" w14:textId="5712A005" w:rsidR="00983233" w:rsidRPr="00983233" w:rsidRDefault="00983233" w:rsidP="00C3238F">
      <w:pPr>
        <w:rPr>
          <w:rFonts w:cstheme="majorBidi"/>
          <w:b/>
          <w:bCs/>
          <w:sz w:val="32"/>
          <w:szCs w:val="32"/>
        </w:rPr>
      </w:pPr>
      <w:ins w:id="1" w:author="Ben Remez" w:date="2025-08-24T21:45:00Z" w16du:dateUtc="2025-08-24T18:45:00Z">
        <w:r w:rsidRPr="00983233">
          <w:rPr>
            <w:rFonts w:cstheme="majorBidi"/>
            <w:b/>
            <w:bCs/>
            <w:sz w:val="32"/>
            <w:szCs w:val="32"/>
          </w:rPr>
          <w:t xml:space="preserve">Advisor: Dr. Sasha </w:t>
        </w:r>
        <w:proofErr w:type="spellStart"/>
        <w:r w:rsidRPr="00983233">
          <w:rPr>
            <w:rFonts w:cstheme="majorBidi"/>
            <w:b/>
            <w:bCs/>
            <w:sz w:val="32"/>
            <w:szCs w:val="32"/>
          </w:rPr>
          <w:t>Aperstein</w:t>
        </w:r>
      </w:ins>
      <w:proofErr w:type="spellEnd"/>
    </w:p>
    <w:p w14:paraId="56E99F9A" w14:textId="14CC18F5" w:rsidR="00C3238F" w:rsidRDefault="00C3238F" w:rsidP="00C3238F">
      <w:pPr>
        <w:rPr>
          <w:rFonts w:cstheme="majorBidi"/>
          <w:b/>
          <w:bCs/>
          <w:sz w:val="32"/>
          <w:szCs w:val="32"/>
          <w:rtl/>
        </w:rPr>
      </w:pPr>
      <w:r w:rsidRPr="00686F24">
        <w:rPr>
          <w:rFonts w:cstheme="majorBidi"/>
          <w:b/>
          <w:bCs/>
          <w:sz w:val="32"/>
          <w:szCs w:val="32"/>
        </w:rPr>
        <w:t>Date: 2</w:t>
      </w:r>
      <w:r w:rsidR="00786DC4">
        <w:rPr>
          <w:rFonts w:cstheme="majorBidi"/>
          <w:b/>
          <w:bCs/>
          <w:sz w:val="32"/>
          <w:szCs w:val="32"/>
        </w:rPr>
        <w:t>6</w:t>
      </w:r>
      <w:r w:rsidRPr="00686F24">
        <w:rPr>
          <w:rFonts w:cstheme="majorBidi"/>
          <w:b/>
          <w:bCs/>
          <w:sz w:val="32"/>
          <w:szCs w:val="32"/>
        </w:rPr>
        <w:t>.</w:t>
      </w:r>
      <w:r w:rsidR="00786DC4">
        <w:rPr>
          <w:rFonts w:cstheme="majorBidi"/>
          <w:b/>
          <w:bCs/>
          <w:sz w:val="32"/>
          <w:szCs w:val="32"/>
        </w:rPr>
        <w:t>8</w:t>
      </w:r>
      <w:r w:rsidRPr="00686F24">
        <w:rPr>
          <w:rFonts w:cstheme="majorBidi"/>
          <w:b/>
          <w:bCs/>
          <w:sz w:val="32"/>
          <w:szCs w:val="32"/>
        </w:rPr>
        <w:t>.25</w:t>
      </w:r>
    </w:p>
    <w:p w14:paraId="2EB6A0B3" w14:textId="77777777" w:rsidR="003E1F1E" w:rsidRDefault="003E1F1E" w:rsidP="00C3238F">
      <w:pPr>
        <w:rPr>
          <w:rFonts w:cstheme="majorBidi"/>
          <w:b/>
          <w:bCs/>
          <w:sz w:val="32"/>
          <w:szCs w:val="32"/>
        </w:rPr>
      </w:pPr>
    </w:p>
    <w:sdt>
      <w:sdtPr>
        <w:rPr>
          <w:rFonts w:asciiTheme="minorHAnsi" w:eastAsiaTheme="minorHAnsi" w:hAnsiTheme="minorHAnsi" w:cstheme="minorBidi"/>
          <w:color w:val="auto"/>
          <w:kern w:val="2"/>
          <w:sz w:val="22"/>
          <w:szCs w:val="22"/>
          <w:lang w:val="en-IL" w:bidi="he-IL"/>
          <w14:ligatures w14:val="standardContextual"/>
        </w:rPr>
        <w:id w:val="1623258813"/>
        <w:docPartObj>
          <w:docPartGallery w:val="Table of Contents"/>
          <w:docPartUnique/>
        </w:docPartObj>
      </w:sdtPr>
      <w:sdtEndPr>
        <w:rPr>
          <w:b/>
          <w:bCs/>
          <w:noProof/>
        </w:rPr>
      </w:sdtEndPr>
      <w:sdtContent>
        <w:p w14:paraId="3BBE8B7B" w14:textId="31E4C4D8" w:rsidR="003E1F1E" w:rsidRPr="003E1F1E" w:rsidRDefault="003E1F1E">
          <w:pPr>
            <w:pStyle w:val="TOCHeading"/>
            <w:rPr>
              <w:sz w:val="36"/>
              <w:szCs w:val="36"/>
            </w:rPr>
          </w:pPr>
          <w:r w:rsidRPr="003E1F1E">
            <w:rPr>
              <w:sz w:val="36"/>
              <w:szCs w:val="36"/>
            </w:rPr>
            <w:t>Table of Contents</w:t>
          </w:r>
        </w:p>
        <w:p w14:paraId="1A00F2FB" w14:textId="06D6740F" w:rsidR="00EA4BDF" w:rsidRDefault="003E1F1E">
          <w:pPr>
            <w:pStyle w:val="TOC1"/>
            <w:tabs>
              <w:tab w:val="left" w:pos="440"/>
              <w:tab w:val="right" w:leader="dot" w:pos="9016"/>
            </w:tabs>
            <w:rPr>
              <w:ins w:id="2" w:author="Ben Remez" w:date="2025-08-26T01:08:00Z" w16du:dateUtc="2025-08-25T22:08:00Z"/>
              <w:rFonts w:eastAsiaTheme="minorEastAsia"/>
              <w:noProof/>
              <w:sz w:val="24"/>
              <w:szCs w:val="24"/>
              <w:lang w:eastAsia="en-IL"/>
            </w:rPr>
          </w:pPr>
          <w:r w:rsidRPr="003E1F1E">
            <w:rPr>
              <w:sz w:val="24"/>
              <w:szCs w:val="24"/>
            </w:rPr>
            <w:fldChar w:fldCharType="begin"/>
          </w:r>
          <w:r w:rsidRPr="003E1F1E">
            <w:rPr>
              <w:sz w:val="24"/>
              <w:szCs w:val="24"/>
            </w:rPr>
            <w:instrText xml:space="preserve"> TOC \o "1-3" \h \z \u </w:instrText>
          </w:r>
          <w:r w:rsidRPr="003E1F1E">
            <w:rPr>
              <w:sz w:val="24"/>
              <w:szCs w:val="24"/>
            </w:rPr>
            <w:fldChar w:fldCharType="separate"/>
          </w:r>
          <w:ins w:id="3" w:author="Ben Remez" w:date="2025-08-26T01:08:00Z" w16du:dateUtc="2025-08-25T22:08:00Z">
            <w:r w:rsidR="00EA4BDF" w:rsidRPr="009D22D1">
              <w:rPr>
                <w:rStyle w:val="Hyperlink"/>
                <w:noProof/>
              </w:rPr>
              <w:fldChar w:fldCharType="begin"/>
            </w:r>
            <w:r w:rsidR="00EA4BDF" w:rsidRPr="009D22D1">
              <w:rPr>
                <w:rStyle w:val="Hyperlink"/>
                <w:noProof/>
              </w:rPr>
              <w:instrText xml:space="preserve"> </w:instrText>
            </w:r>
            <w:r w:rsidR="00EA4BDF">
              <w:rPr>
                <w:noProof/>
              </w:rPr>
              <w:instrText>HYPERLINK \l "_Toc207062949"</w:instrText>
            </w:r>
            <w:r w:rsidR="00EA4BDF" w:rsidRPr="009D22D1">
              <w:rPr>
                <w:rStyle w:val="Hyperlink"/>
                <w:noProof/>
              </w:rPr>
              <w:instrText xml:space="preserve"> </w:instrText>
            </w:r>
            <w:r w:rsidR="00EA4BDF" w:rsidRPr="009D22D1">
              <w:rPr>
                <w:rStyle w:val="Hyperlink"/>
                <w:noProof/>
              </w:rPr>
            </w:r>
            <w:r w:rsidR="00EA4BDF" w:rsidRPr="009D22D1">
              <w:rPr>
                <w:rStyle w:val="Hyperlink"/>
                <w:noProof/>
              </w:rPr>
              <w:fldChar w:fldCharType="separate"/>
            </w:r>
            <w:r w:rsidR="00EA4BDF" w:rsidRPr="009D22D1">
              <w:rPr>
                <w:rStyle w:val="Hyperlink"/>
                <w:noProof/>
              </w:rPr>
              <w:t>1.</w:t>
            </w:r>
            <w:r w:rsidR="00EA4BDF">
              <w:rPr>
                <w:rFonts w:eastAsiaTheme="minorEastAsia"/>
                <w:noProof/>
                <w:sz w:val="24"/>
                <w:szCs w:val="24"/>
                <w:lang w:eastAsia="en-IL"/>
              </w:rPr>
              <w:tab/>
            </w:r>
            <w:r w:rsidR="00EA4BDF" w:rsidRPr="009D22D1">
              <w:rPr>
                <w:rStyle w:val="Hyperlink"/>
                <w:noProof/>
              </w:rPr>
              <w:t>Introduction</w:t>
            </w:r>
            <w:r w:rsidR="00EA4BDF">
              <w:rPr>
                <w:noProof/>
                <w:webHidden/>
              </w:rPr>
              <w:tab/>
            </w:r>
            <w:r w:rsidR="00EA4BDF">
              <w:rPr>
                <w:noProof/>
                <w:webHidden/>
              </w:rPr>
              <w:fldChar w:fldCharType="begin"/>
            </w:r>
            <w:r w:rsidR="00EA4BDF">
              <w:rPr>
                <w:noProof/>
                <w:webHidden/>
              </w:rPr>
              <w:instrText xml:space="preserve"> PAGEREF _Toc207062949 \h </w:instrText>
            </w:r>
          </w:ins>
          <w:r w:rsidR="00EA4BDF">
            <w:rPr>
              <w:noProof/>
              <w:webHidden/>
            </w:rPr>
          </w:r>
          <w:ins w:id="4" w:author="Ben Remez" w:date="2025-08-26T01:08:00Z" w16du:dateUtc="2025-08-25T22:08:00Z">
            <w:r w:rsidR="00EA4BDF">
              <w:rPr>
                <w:noProof/>
                <w:webHidden/>
              </w:rPr>
              <w:fldChar w:fldCharType="separate"/>
            </w:r>
          </w:ins>
          <w:ins w:id="5" w:author="Ben Remez" w:date="2025-08-26T11:40:00Z" w16du:dateUtc="2025-08-26T08:40:00Z">
            <w:r w:rsidR="00555492">
              <w:rPr>
                <w:noProof/>
                <w:webHidden/>
              </w:rPr>
              <w:t>3</w:t>
            </w:r>
          </w:ins>
          <w:ins w:id="6" w:author="Ben Remez" w:date="2025-08-26T01:08:00Z" w16du:dateUtc="2025-08-25T22:08:00Z">
            <w:r w:rsidR="00EA4BDF">
              <w:rPr>
                <w:noProof/>
                <w:webHidden/>
              </w:rPr>
              <w:fldChar w:fldCharType="end"/>
            </w:r>
            <w:r w:rsidR="00EA4BDF" w:rsidRPr="009D22D1">
              <w:rPr>
                <w:rStyle w:val="Hyperlink"/>
                <w:noProof/>
              </w:rPr>
              <w:fldChar w:fldCharType="end"/>
            </w:r>
          </w:ins>
        </w:p>
        <w:p w14:paraId="317637F7" w14:textId="3ED61C5C" w:rsidR="00EA4BDF" w:rsidRDefault="00EA4BDF">
          <w:pPr>
            <w:pStyle w:val="TOC1"/>
            <w:tabs>
              <w:tab w:val="left" w:pos="440"/>
              <w:tab w:val="right" w:leader="dot" w:pos="9016"/>
            </w:tabs>
            <w:rPr>
              <w:ins w:id="7" w:author="Ben Remez" w:date="2025-08-26T01:08:00Z" w16du:dateUtc="2025-08-25T22:08:00Z"/>
              <w:rFonts w:eastAsiaTheme="minorEastAsia"/>
              <w:noProof/>
              <w:sz w:val="24"/>
              <w:szCs w:val="24"/>
              <w:lang w:eastAsia="en-IL"/>
            </w:rPr>
          </w:pPr>
          <w:ins w:id="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"_Toc207062950"</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2.</w:t>
            </w:r>
            <w:r>
              <w:rPr>
                <w:rFonts w:eastAsiaTheme="minorEastAsia"/>
                <w:noProof/>
                <w:sz w:val="24"/>
                <w:szCs w:val="24"/>
                <w:lang w:eastAsia="en-IL"/>
              </w:rPr>
              <w:tab/>
            </w:r>
            <w:r w:rsidRPr="009D22D1">
              <w:rPr>
                <w:rStyle w:val="Hyperlink"/>
                <w:noProof/>
              </w:rPr>
              <w:t>Related Work</w:t>
            </w:r>
            <w:r>
              <w:rPr>
                <w:noProof/>
                <w:webHidden/>
              </w:rPr>
              <w:tab/>
            </w:r>
            <w:r>
              <w:rPr>
                <w:noProof/>
                <w:webHidden/>
              </w:rPr>
              <w:fldChar w:fldCharType="begin"/>
            </w:r>
            <w:r>
              <w:rPr>
                <w:noProof/>
                <w:webHidden/>
              </w:rPr>
              <w:instrText xml:space="preserve"> PAGEREF _Toc207062950 \h </w:instrText>
            </w:r>
          </w:ins>
          <w:r>
            <w:rPr>
              <w:noProof/>
              <w:webHidden/>
            </w:rPr>
          </w:r>
          <w:ins w:id="9" w:author="Ben Remez" w:date="2025-08-26T01:08:00Z" w16du:dateUtc="2025-08-25T22:08:00Z">
            <w:r>
              <w:rPr>
                <w:noProof/>
                <w:webHidden/>
              </w:rPr>
              <w:fldChar w:fldCharType="separate"/>
            </w:r>
          </w:ins>
          <w:ins w:id="10" w:author="Ben Remez" w:date="2025-08-26T11:40:00Z" w16du:dateUtc="2025-08-26T08:40:00Z">
            <w:r w:rsidR="00555492">
              <w:rPr>
                <w:noProof/>
                <w:webHidden/>
              </w:rPr>
              <w:t>4</w:t>
            </w:r>
          </w:ins>
          <w:ins w:id="11" w:author="Ben Remez" w:date="2025-08-26T01:08:00Z" w16du:dateUtc="2025-08-25T22:08:00Z">
            <w:r>
              <w:rPr>
                <w:noProof/>
                <w:webHidden/>
              </w:rPr>
              <w:fldChar w:fldCharType="end"/>
            </w:r>
            <w:r w:rsidRPr="009D22D1">
              <w:rPr>
                <w:rStyle w:val="Hyperlink"/>
                <w:noProof/>
              </w:rPr>
              <w:fldChar w:fldCharType="end"/>
            </w:r>
          </w:ins>
        </w:p>
        <w:p w14:paraId="1F4DBBB9" w14:textId="32DE049C" w:rsidR="00EA4BDF" w:rsidRDefault="00EA4BDF">
          <w:pPr>
            <w:pStyle w:val="TOC2"/>
            <w:tabs>
              <w:tab w:val="left" w:pos="960"/>
              <w:tab w:val="right" w:leader="dot" w:pos="9016"/>
            </w:tabs>
            <w:rPr>
              <w:ins w:id="12" w:author="Ben Remez" w:date="2025-08-26T01:08:00Z" w16du:dateUtc="2025-08-25T22:08:00Z"/>
              <w:rFonts w:eastAsiaTheme="minorEastAsia"/>
              <w:noProof/>
              <w:sz w:val="24"/>
              <w:szCs w:val="24"/>
              <w:lang w:eastAsia="en-IL"/>
            </w:rPr>
          </w:pPr>
          <w:ins w:id="1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"_Toc207062951"</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2.1.</w:t>
            </w:r>
            <w:r>
              <w:rPr>
                <w:rFonts w:eastAsiaTheme="minorEastAsia"/>
                <w:noProof/>
                <w:sz w:val="24"/>
                <w:szCs w:val="24"/>
                <w:lang w:eastAsia="en-IL"/>
              </w:rPr>
              <w:tab/>
            </w:r>
            <w:r w:rsidRPr="009D22D1">
              <w:rPr>
                <w:rStyle w:val="Hyperlink"/>
                <w:noProof/>
              </w:rPr>
              <w:t>Introduction to Structural Analytics and Event Forecasting</w:t>
            </w:r>
            <w:r>
              <w:rPr>
                <w:noProof/>
                <w:webHidden/>
              </w:rPr>
              <w:tab/>
            </w:r>
            <w:r>
              <w:rPr>
                <w:noProof/>
                <w:webHidden/>
              </w:rPr>
              <w:fldChar w:fldCharType="begin"/>
            </w:r>
            <w:r>
              <w:rPr>
                <w:noProof/>
                <w:webHidden/>
              </w:rPr>
              <w:instrText xml:space="preserve"> PAGEREF _Toc207062951 \h </w:instrText>
            </w:r>
          </w:ins>
          <w:r>
            <w:rPr>
              <w:noProof/>
              <w:webHidden/>
            </w:rPr>
          </w:r>
          <w:ins w:id="14" w:author="Ben Remez" w:date="2025-08-26T01:08:00Z" w16du:dateUtc="2025-08-25T22:08:00Z">
            <w:r>
              <w:rPr>
                <w:noProof/>
                <w:webHidden/>
              </w:rPr>
              <w:fldChar w:fldCharType="separate"/>
            </w:r>
          </w:ins>
          <w:ins w:id="15" w:author="Ben Remez" w:date="2025-08-26T11:40:00Z" w16du:dateUtc="2025-08-26T08:40:00Z">
            <w:r w:rsidR="00555492">
              <w:rPr>
                <w:noProof/>
                <w:webHidden/>
              </w:rPr>
              <w:t>4</w:t>
            </w:r>
          </w:ins>
          <w:ins w:id="16" w:author="Ben Remez" w:date="2025-08-26T01:08:00Z" w16du:dateUtc="2025-08-25T22:08:00Z">
            <w:r>
              <w:rPr>
                <w:noProof/>
                <w:webHidden/>
              </w:rPr>
              <w:fldChar w:fldCharType="end"/>
            </w:r>
            <w:r w:rsidRPr="009D22D1">
              <w:rPr>
                <w:rStyle w:val="Hyperlink"/>
                <w:noProof/>
              </w:rPr>
              <w:fldChar w:fldCharType="end"/>
            </w:r>
          </w:ins>
        </w:p>
        <w:p w14:paraId="04277C81" w14:textId="2CC04E0C" w:rsidR="00EA4BDF" w:rsidRDefault="00EA4BDF">
          <w:pPr>
            <w:pStyle w:val="TOC2"/>
            <w:tabs>
              <w:tab w:val="left" w:pos="960"/>
              <w:tab w:val="right" w:leader="dot" w:pos="9016"/>
            </w:tabs>
            <w:rPr>
              <w:ins w:id="17" w:author="Ben Remez" w:date="2025-08-26T01:08:00Z" w16du:dateUtc="2025-08-25T22:08:00Z"/>
              <w:rFonts w:eastAsiaTheme="minorEastAsia"/>
              <w:noProof/>
              <w:sz w:val="24"/>
              <w:szCs w:val="24"/>
              <w:lang w:eastAsia="en-IL"/>
            </w:rPr>
          </w:pPr>
          <w:ins w:id="1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"_Toc207062952"</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2.2.</w:t>
            </w:r>
            <w:r>
              <w:rPr>
                <w:rFonts w:eastAsiaTheme="minorEastAsia"/>
                <w:noProof/>
                <w:sz w:val="24"/>
                <w:szCs w:val="24"/>
                <w:lang w:eastAsia="en-IL"/>
              </w:rPr>
              <w:tab/>
            </w:r>
            <w:r w:rsidRPr="009D22D1">
              <w:rPr>
                <w:rStyle w:val="Hyperlink"/>
                <w:noProof/>
              </w:rPr>
              <w:t>ACH and Evidence-Based Decision-Making</w:t>
            </w:r>
            <w:r>
              <w:rPr>
                <w:noProof/>
                <w:webHidden/>
              </w:rPr>
              <w:tab/>
            </w:r>
            <w:r>
              <w:rPr>
                <w:noProof/>
                <w:webHidden/>
              </w:rPr>
              <w:fldChar w:fldCharType="begin"/>
            </w:r>
            <w:r>
              <w:rPr>
                <w:noProof/>
                <w:webHidden/>
              </w:rPr>
              <w:instrText xml:space="preserve"> PAGEREF _Toc207062952 \h </w:instrText>
            </w:r>
          </w:ins>
          <w:r>
            <w:rPr>
              <w:noProof/>
              <w:webHidden/>
            </w:rPr>
          </w:r>
          <w:ins w:id="19" w:author="Ben Remez" w:date="2025-08-26T01:08:00Z" w16du:dateUtc="2025-08-25T22:08:00Z">
            <w:r>
              <w:rPr>
                <w:noProof/>
                <w:webHidden/>
              </w:rPr>
              <w:fldChar w:fldCharType="separate"/>
            </w:r>
          </w:ins>
          <w:ins w:id="20" w:author="Ben Remez" w:date="2025-08-26T11:40:00Z" w16du:dateUtc="2025-08-26T08:40:00Z">
            <w:r w:rsidR="00555492">
              <w:rPr>
                <w:noProof/>
                <w:webHidden/>
              </w:rPr>
              <w:t>4</w:t>
            </w:r>
          </w:ins>
          <w:ins w:id="21" w:author="Ben Remez" w:date="2025-08-26T01:08:00Z" w16du:dateUtc="2025-08-25T22:08:00Z">
            <w:r>
              <w:rPr>
                <w:noProof/>
                <w:webHidden/>
              </w:rPr>
              <w:fldChar w:fldCharType="end"/>
            </w:r>
            <w:r w:rsidRPr="009D22D1">
              <w:rPr>
                <w:rStyle w:val="Hyperlink"/>
                <w:noProof/>
              </w:rPr>
              <w:fldChar w:fldCharType="end"/>
            </w:r>
          </w:ins>
        </w:p>
        <w:p w14:paraId="79E02199" w14:textId="6A6764A7" w:rsidR="00EA4BDF" w:rsidRDefault="00EA4BDF">
          <w:pPr>
            <w:pStyle w:val="TOC2"/>
            <w:tabs>
              <w:tab w:val="left" w:pos="960"/>
              <w:tab w:val="right" w:leader="dot" w:pos="9016"/>
            </w:tabs>
            <w:rPr>
              <w:ins w:id="22" w:author="Ben Remez" w:date="2025-08-26T01:08:00Z" w16du:dateUtc="2025-08-25T22:08:00Z"/>
              <w:rFonts w:eastAsiaTheme="minorEastAsia"/>
              <w:noProof/>
              <w:sz w:val="24"/>
              <w:szCs w:val="24"/>
              <w:lang w:eastAsia="en-IL"/>
            </w:rPr>
          </w:pPr>
          <w:ins w:id="2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"_Toc207062953"</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2.3.</w:t>
            </w:r>
            <w:r>
              <w:rPr>
                <w:rFonts w:eastAsiaTheme="minorEastAsia"/>
                <w:noProof/>
                <w:sz w:val="24"/>
                <w:szCs w:val="24"/>
                <w:lang w:eastAsia="en-IL"/>
              </w:rPr>
              <w:tab/>
            </w:r>
            <w:r w:rsidRPr="009D22D1">
              <w:rPr>
                <w:rStyle w:val="Hyperlink"/>
                <w:noProof/>
              </w:rPr>
              <w:t>Large Language Models (LLMs) in Decision Support and Forecasting</w:t>
            </w:r>
            <w:r>
              <w:rPr>
                <w:noProof/>
                <w:webHidden/>
              </w:rPr>
              <w:tab/>
            </w:r>
            <w:r>
              <w:rPr>
                <w:noProof/>
                <w:webHidden/>
              </w:rPr>
              <w:fldChar w:fldCharType="begin"/>
            </w:r>
            <w:r>
              <w:rPr>
                <w:noProof/>
                <w:webHidden/>
              </w:rPr>
              <w:instrText xml:space="preserve"> PAGEREF _Toc207062953 \h </w:instrText>
            </w:r>
          </w:ins>
          <w:r>
            <w:rPr>
              <w:noProof/>
              <w:webHidden/>
            </w:rPr>
          </w:r>
          <w:ins w:id="24" w:author="Ben Remez" w:date="2025-08-26T01:08:00Z" w16du:dateUtc="2025-08-25T22:08:00Z">
            <w:r>
              <w:rPr>
                <w:noProof/>
                <w:webHidden/>
              </w:rPr>
              <w:fldChar w:fldCharType="separate"/>
            </w:r>
          </w:ins>
          <w:ins w:id="25" w:author="Ben Remez" w:date="2025-08-26T11:40:00Z" w16du:dateUtc="2025-08-26T08:40:00Z">
            <w:r w:rsidR="00555492">
              <w:rPr>
                <w:noProof/>
                <w:webHidden/>
              </w:rPr>
              <w:t>5</w:t>
            </w:r>
          </w:ins>
          <w:ins w:id="26" w:author="Ben Remez" w:date="2025-08-26T01:08:00Z" w16du:dateUtc="2025-08-25T22:08:00Z">
            <w:r>
              <w:rPr>
                <w:noProof/>
                <w:webHidden/>
              </w:rPr>
              <w:fldChar w:fldCharType="end"/>
            </w:r>
            <w:r w:rsidRPr="009D22D1">
              <w:rPr>
                <w:rStyle w:val="Hyperlink"/>
                <w:noProof/>
              </w:rPr>
              <w:fldChar w:fldCharType="end"/>
            </w:r>
          </w:ins>
        </w:p>
        <w:p w14:paraId="2675E863" w14:textId="190F0CBF" w:rsidR="00EA4BDF" w:rsidRDefault="00EA4BDF">
          <w:pPr>
            <w:pStyle w:val="TOC2"/>
            <w:tabs>
              <w:tab w:val="left" w:pos="960"/>
              <w:tab w:val="right" w:leader="dot" w:pos="9016"/>
            </w:tabs>
            <w:rPr>
              <w:ins w:id="27" w:author="Ben Remez" w:date="2025-08-26T01:08:00Z" w16du:dateUtc="2025-08-25T22:08:00Z"/>
              <w:rFonts w:eastAsiaTheme="minorEastAsia"/>
              <w:noProof/>
              <w:sz w:val="24"/>
              <w:szCs w:val="24"/>
              <w:lang w:eastAsia="en-IL"/>
            </w:rPr>
          </w:pPr>
          <w:ins w:id="2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"_Toc207062954"</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2.4.</w:t>
            </w:r>
            <w:r>
              <w:rPr>
                <w:rFonts w:eastAsiaTheme="minorEastAsia"/>
                <w:noProof/>
                <w:sz w:val="24"/>
                <w:szCs w:val="24"/>
                <w:lang w:eastAsia="en-IL"/>
              </w:rPr>
              <w:tab/>
            </w:r>
            <w:r w:rsidRPr="009D22D1">
              <w:rPr>
                <w:rStyle w:val="Hyperlink"/>
                <w:noProof/>
              </w:rPr>
              <w:t>MIRAI Benchmark and Event Forecasting Tasks</w:t>
            </w:r>
            <w:r>
              <w:rPr>
                <w:noProof/>
                <w:webHidden/>
              </w:rPr>
              <w:tab/>
            </w:r>
            <w:r>
              <w:rPr>
                <w:noProof/>
                <w:webHidden/>
              </w:rPr>
              <w:fldChar w:fldCharType="begin"/>
            </w:r>
            <w:r>
              <w:rPr>
                <w:noProof/>
                <w:webHidden/>
              </w:rPr>
              <w:instrText xml:space="preserve"> PAGEREF _Toc207062954 \h </w:instrText>
            </w:r>
          </w:ins>
          <w:r>
            <w:rPr>
              <w:noProof/>
              <w:webHidden/>
            </w:rPr>
          </w:r>
          <w:ins w:id="29" w:author="Ben Remez" w:date="2025-08-26T01:08:00Z" w16du:dateUtc="2025-08-25T22:08:00Z">
            <w:r>
              <w:rPr>
                <w:noProof/>
                <w:webHidden/>
              </w:rPr>
              <w:fldChar w:fldCharType="separate"/>
            </w:r>
          </w:ins>
          <w:ins w:id="30" w:author="Ben Remez" w:date="2025-08-26T11:40:00Z" w16du:dateUtc="2025-08-26T08:40:00Z">
            <w:r w:rsidR="00555492">
              <w:rPr>
                <w:noProof/>
                <w:webHidden/>
              </w:rPr>
              <w:t>7</w:t>
            </w:r>
          </w:ins>
          <w:ins w:id="31" w:author="Ben Remez" w:date="2025-08-26T01:08:00Z" w16du:dateUtc="2025-08-25T22:08:00Z">
            <w:r>
              <w:rPr>
                <w:noProof/>
                <w:webHidden/>
              </w:rPr>
              <w:fldChar w:fldCharType="end"/>
            </w:r>
            <w:r w:rsidRPr="009D22D1">
              <w:rPr>
                <w:rStyle w:val="Hyperlink"/>
                <w:noProof/>
              </w:rPr>
              <w:fldChar w:fldCharType="end"/>
            </w:r>
          </w:ins>
        </w:p>
        <w:p w14:paraId="1460F6E8" w14:textId="5A33ECFF" w:rsidR="00EA4BDF" w:rsidRDefault="00EA4BDF">
          <w:pPr>
            <w:pStyle w:val="TOC2"/>
            <w:tabs>
              <w:tab w:val="left" w:pos="960"/>
              <w:tab w:val="right" w:leader="dot" w:pos="9016"/>
            </w:tabs>
            <w:rPr>
              <w:ins w:id="32" w:author="Ben Remez" w:date="2025-08-26T01:08:00Z" w16du:dateUtc="2025-08-25T22:08:00Z"/>
              <w:rFonts w:eastAsiaTheme="minorEastAsia"/>
              <w:noProof/>
              <w:sz w:val="24"/>
              <w:szCs w:val="24"/>
              <w:lang w:eastAsia="en-IL"/>
            </w:rPr>
          </w:pPr>
          <w:ins w:id="3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"_Toc207062955"</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2.5.</w:t>
            </w:r>
            <w:r>
              <w:rPr>
                <w:rFonts w:eastAsiaTheme="minorEastAsia"/>
                <w:noProof/>
                <w:sz w:val="24"/>
                <w:szCs w:val="24"/>
                <w:lang w:eastAsia="en-IL"/>
              </w:rPr>
              <w:tab/>
            </w:r>
            <w:r w:rsidRPr="009D22D1">
              <w:rPr>
                <w:rStyle w:val="Hyperlink"/>
                <w:noProof/>
              </w:rPr>
              <w:t>Probabilistic Reasoning and Evidence-Based Forecasting</w:t>
            </w:r>
            <w:r>
              <w:rPr>
                <w:noProof/>
                <w:webHidden/>
              </w:rPr>
              <w:tab/>
            </w:r>
            <w:r>
              <w:rPr>
                <w:noProof/>
                <w:webHidden/>
              </w:rPr>
              <w:fldChar w:fldCharType="begin"/>
            </w:r>
            <w:r>
              <w:rPr>
                <w:noProof/>
                <w:webHidden/>
              </w:rPr>
              <w:instrText xml:space="preserve"> PAGEREF _Toc207062955 \h </w:instrText>
            </w:r>
          </w:ins>
          <w:r>
            <w:rPr>
              <w:noProof/>
              <w:webHidden/>
            </w:rPr>
          </w:r>
          <w:ins w:id="34" w:author="Ben Remez" w:date="2025-08-26T01:08:00Z" w16du:dateUtc="2025-08-25T22:08:00Z">
            <w:r>
              <w:rPr>
                <w:noProof/>
                <w:webHidden/>
              </w:rPr>
              <w:fldChar w:fldCharType="separate"/>
            </w:r>
          </w:ins>
          <w:ins w:id="35" w:author="Ben Remez" w:date="2025-08-26T11:40:00Z" w16du:dateUtc="2025-08-26T08:40:00Z">
            <w:r w:rsidR="00555492">
              <w:rPr>
                <w:noProof/>
                <w:webHidden/>
              </w:rPr>
              <w:t>8</w:t>
            </w:r>
          </w:ins>
          <w:ins w:id="36" w:author="Ben Remez" w:date="2025-08-26T01:08:00Z" w16du:dateUtc="2025-08-25T22:08:00Z">
            <w:r>
              <w:rPr>
                <w:noProof/>
                <w:webHidden/>
              </w:rPr>
              <w:fldChar w:fldCharType="end"/>
            </w:r>
            <w:r w:rsidRPr="009D22D1">
              <w:rPr>
                <w:rStyle w:val="Hyperlink"/>
                <w:noProof/>
              </w:rPr>
              <w:fldChar w:fldCharType="end"/>
            </w:r>
          </w:ins>
        </w:p>
        <w:p w14:paraId="66ECED0F" w14:textId="4E87A4EC" w:rsidR="00EA4BDF" w:rsidRDefault="00EA4BDF">
          <w:pPr>
            <w:pStyle w:val="TOC1"/>
            <w:tabs>
              <w:tab w:val="left" w:pos="440"/>
              <w:tab w:val="right" w:leader="dot" w:pos="9016"/>
            </w:tabs>
            <w:rPr>
              <w:ins w:id="37" w:author="Ben Remez" w:date="2025-08-26T01:08:00Z" w16du:dateUtc="2025-08-25T22:08:00Z"/>
              <w:rFonts w:eastAsiaTheme="minorEastAsia"/>
              <w:noProof/>
              <w:sz w:val="24"/>
              <w:szCs w:val="24"/>
              <w:lang w:eastAsia="en-IL"/>
            </w:rPr>
          </w:pPr>
          <w:ins w:id="3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"_Toc207062956"</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3.</w:t>
            </w:r>
            <w:r>
              <w:rPr>
                <w:rFonts w:eastAsiaTheme="minorEastAsia"/>
                <w:noProof/>
                <w:sz w:val="24"/>
                <w:szCs w:val="24"/>
                <w:lang w:eastAsia="en-IL"/>
              </w:rPr>
              <w:tab/>
            </w:r>
            <w:r w:rsidRPr="009D22D1">
              <w:rPr>
                <w:rStyle w:val="Hyperlink"/>
                <w:noProof/>
              </w:rPr>
              <w:t>Novelty and Contributions of the Research</w:t>
            </w:r>
            <w:r>
              <w:rPr>
                <w:noProof/>
                <w:webHidden/>
              </w:rPr>
              <w:tab/>
            </w:r>
            <w:r>
              <w:rPr>
                <w:noProof/>
                <w:webHidden/>
              </w:rPr>
              <w:fldChar w:fldCharType="begin"/>
            </w:r>
            <w:r>
              <w:rPr>
                <w:noProof/>
                <w:webHidden/>
              </w:rPr>
              <w:instrText xml:space="preserve"> PAGEREF _Toc207062956 \h </w:instrText>
            </w:r>
          </w:ins>
          <w:r>
            <w:rPr>
              <w:noProof/>
              <w:webHidden/>
            </w:rPr>
          </w:r>
          <w:ins w:id="39" w:author="Ben Remez" w:date="2025-08-26T01:08:00Z" w16du:dateUtc="2025-08-25T22:08:00Z">
            <w:r>
              <w:rPr>
                <w:noProof/>
                <w:webHidden/>
              </w:rPr>
              <w:fldChar w:fldCharType="separate"/>
            </w:r>
          </w:ins>
          <w:ins w:id="40" w:author="Ben Remez" w:date="2025-08-26T11:40:00Z" w16du:dateUtc="2025-08-26T08:40:00Z">
            <w:r w:rsidR="00555492">
              <w:rPr>
                <w:noProof/>
                <w:webHidden/>
              </w:rPr>
              <w:t>9</w:t>
            </w:r>
          </w:ins>
          <w:ins w:id="41" w:author="Ben Remez" w:date="2025-08-26T01:08:00Z" w16du:dateUtc="2025-08-25T22:08:00Z">
            <w:r>
              <w:rPr>
                <w:noProof/>
                <w:webHidden/>
              </w:rPr>
              <w:fldChar w:fldCharType="end"/>
            </w:r>
            <w:r w:rsidRPr="009D22D1">
              <w:rPr>
                <w:rStyle w:val="Hyperlink"/>
                <w:noProof/>
              </w:rPr>
              <w:fldChar w:fldCharType="end"/>
            </w:r>
          </w:ins>
        </w:p>
        <w:p w14:paraId="2A4F3CEE" w14:textId="4B4AE4BF" w:rsidR="00EA4BDF" w:rsidRDefault="00EA4BDF">
          <w:pPr>
            <w:pStyle w:val="TOC1"/>
            <w:tabs>
              <w:tab w:val="left" w:pos="440"/>
              <w:tab w:val="right" w:leader="dot" w:pos="9016"/>
            </w:tabs>
            <w:rPr>
              <w:ins w:id="42" w:author="Ben Remez" w:date="2025-08-26T01:08:00Z" w16du:dateUtc="2025-08-25T22:08:00Z"/>
              <w:rFonts w:eastAsiaTheme="minorEastAsia"/>
              <w:noProof/>
              <w:sz w:val="24"/>
              <w:szCs w:val="24"/>
              <w:lang w:eastAsia="en-IL"/>
            </w:rPr>
          </w:pPr>
          <w:ins w:id="4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"_Toc207062957"</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4.</w:t>
            </w:r>
            <w:r>
              <w:rPr>
                <w:rFonts w:eastAsiaTheme="minorEastAsia"/>
                <w:noProof/>
                <w:sz w:val="24"/>
                <w:szCs w:val="24"/>
                <w:lang w:eastAsia="en-IL"/>
              </w:rPr>
              <w:tab/>
            </w:r>
            <w:r w:rsidRPr="009D22D1">
              <w:rPr>
                <w:rStyle w:val="Hyperlink"/>
                <w:noProof/>
              </w:rPr>
              <w:t>Technologies and Algorithms Used</w:t>
            </w:r>
            <w:r>
              <w:rPr>
                <w:noProof/>
                <w:webHidden/>
              </w:rPr>
              <w:tab/>
            </w:r>
            <w:r>
              <w:rPr>
                <w:noProof/>
                <w:webHidden/>
              </w:rPr>
              <w:fldChar w:fldCharType="begin"/>
            </w:r>
            <w:r>
              <w:rPr>
                <w:noProof/>
                <w:webHidden/>
              </w:rPr>
              <w:instrText xml:space="preserve"> PAGEREF _Toc207062957 \h </w:instrText>
            </w:r>
          </w:ins>
          <w:r>
            <w:rPr>
              <w:noProof/>
              <w:webHidden/>
            </w:rPr>
          </w:r>
          <w:ins w:id="44" w:author="Ben Remez" w:date="2025-08-26T01:08:00Z" w16du:dateUtc="2025-08-25T22:08:00Z">
            <w:r>
              <w:rPr>
                <w:noProof/>
                <w:webHidden/>
              </w:rPr>
              <w:fldChar w:fldCharType="separate"/>
            </w:r>
          </w:ins>
          <w:ins w:id="45" w:author="Ben Remez" w:date="2025-08-26T11:40:00Z" w16du:dateUtc="2025-08-26T08:40:00Z">
            <w:r w:rsidR="00555492">
              <w:rPr>
                <w:noProof/>
                <w:webHidden/>
              </w:rPr>
              <w:t>9</w:t>
            </w:r>
          </w:ins>
          <w:ins w:id="46" w:author="Ben Remez" w:date="2025-08-26T01:08:00Z" w16du:dateUtc="2025-08-25T22:08:00Z">
            <w:r>
              <w:rPr>
                <w:noProof/>
                <w:webHidden/>
              </w:rPr>
              <w:fldChar w:fldCharType="end"/>
            </w:r>
            <w:r w:rsidRPr="009D22D1">
              <w:rPr>
                <w:rStyle w:val="Hyperlink"/>
                <w:noProof/>
              </w:rPr>
              <w:fldChar w:fldCharType="end"/>
            </w:r>
          </w:ins>
        </w:p>
        <w:p w14:paraId="3CE14031" w14:textId="2834599A" w:rsidR="00EA4BDF" w:rsidRDefault="00EA4BDF">
          <w:pPr>
            <w:pStyle w:val="TOC2"/>
            <w:tabs>
              <w:tab w:val="left" w:pos="960"/>
              <w:tab w:val="right" w:leader="dot" w:pos="9016"/>
            </w:tabs>
            <w:rPr>
              <w:ins w:id="47" w:author="Ben Remez" w:date="2025-08-26T01:08:00Z" w16du:dateUtc="2025-08-25T22:08:00Z"/>
              <w:rFonts w:eastAsiaTheme="minorEastAsia"/>
              <w:noProof/>
              <w:sz w:val="24"/>
              <w:szCs w:val="24"/>
              <w:lang w:eastAsia="en-IL"/>
            </w:rPr>
          </w:pPr>
          <w:ins w:id="4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"_Toc207062958"</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4.1.</w:t>
            </w:r>
            <w:r>
              <w:rPr>
                <w:rFonts w:eastAsiaTheme="minorEastAsia"/>
                <w:noProof/>
                <w:sz w:val="24"/>
                <w:szCs w:val="24"/>
                <w:lang w:eastAsia="en-IL"/>
              </w:rPr>
              <w:tab/>
            </w:r>
            <w:r w:rsidRPr="009D22D1">
              <w:rPr>
                <w:rStyle w:val="Hyperlink"/>
                <w:noProof/>
              </w:rPr>
              <w:t>LangChain</w:t>
            </w:r>
            <w:r>
              <w:rPr>
                <w:noProof/>
                <w:webHidden/>
              </w:rPr>
              <w:tab/>
            </w:r>
            <w:r>
              <w:rPr>
                <w:noProof/>
                <w:webHidden/>
              </w:rPr>
              <w:fldChar w:fldCharType="begin"/>
            </w:r>
            <w:r>
              <w:rPr>
                <w:noProof/>
                <w:webHidden/>
              </w:rPr>
              <w:instrText xml:space="preserve"> PAGEREF _Toc207062958 \h </w:instrText>
            </w:r>
          </w:ins>
          <w:r>
            <w:rPr>
              <w:noProof/>
              <w:webHidden/>
            </w:rPr>
          </w:r>
          <w:ins w:id="49" w:author="Ben Remez" w:date="2025-08-26T01:08:00Z" w16du:dateUtc="2025-08-25T22:08:00Z">
            <w:r>
              <w:rPr>
                <w:noProof/>
                <w:webHidden/>
              </w:rPr>
              <w:fldChar w:fldCharType="separate"/>
            </w:r>
          </w:ins>
          <w:ins w:id="50" w:author="Ben Remez" w:date="2025-08-26T11:40:00Z" w16du:dateUtc="2025-08-26T08:40:00Z">
            <w:r w:rsidR="00555492">
              <w:rPr>
                <w:noProof/>
                <w:webHidden/>
              </w:rPr>
              <w:t>9</w:t>
            </w:r>
          </w:ins>
          <w:ins w:id="51" w:author="Ben Remez" w:date="2025-08-26T01:08:00Z" w16du:dateUtc="2025-08-25T22:08:00Z">
            <w:r>
              <w:rPr>
                <w:noProof/>
                <w:webHidden/>
              </w:rPr>
              <w:fldChar w:fldCharType="end"/>
            </w:r>
            <w:r w:rsidRPr="009D22D1">
              <w:rPr>
                <w:rStyle w:val="Hyperlink"/>
                <w:noProof/>
              </w:rPr>
              <w:fldChar w:fldCharType="end"/>
            </w:r>
          </w:ins>
        </w:p>
        <w:p w14:paraId="28686774" w14:textId="6812C343" w:rsidR="00EA4BDF" w:rsidRDefault="00EA4BDF">
          <w:pPr>
            <w:pStyle w:val="TOC2"/>
            <w:tabs>
              <w:tab w:val="left" w:pos="960"/>
              <w:tab w:val="right" w:leader="dot" w:pos="9016"/>
            </w:tabs>
            <w:rPr>
              <w:ins w:id="52" w:author="Ben Remez" w:date="2025-08-26T01:08:00Z" w16du:dateUtc="2025-08-25T22:08:00Z"/>
              <w:rFonts w:eastAsiaTheme="minorEastAsia"/>
              <w:noProof/>
              <w:sz w:val="24"/>
              <w:szCs w:val="24"/>
              <w:lang w:eastAsia="en-IL"/>
            </w:rPr>
          </w:pPr>
          <w:ins w:id="5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"_Toc207062959"</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4.2.</w:t>
            </w:r>
            <w:r>
              <w:rPr>
                <w:rFonts w:eastAsiaTheme="minorEastAsia"/>
                <w:noProof/>
                <w:sz w:val="24"/>
                <w:szCs w:val="24"/>
                <w:lang w:eastAsia="en-IL"/>
              </w:rPr>
              <w:tab/>
            </w:r>
            <w:r w:rsidRPr="009D22D1">
              <w:rPr>
                <w:rStyle w:val="Hyperlink"/>
                <w:noProof/>
              </w:rPr>
              <w:t>Weaviate</w:t>
            </w:r>
            <w:r>
              <w:rPr>
                <w:noProof/>
                <w:webHidden/>
              </w:rPr>
              <w:tab/>
            </w:r>
            <w:r>
              <w:rPr>
                <w:noProof/>
                <w:webHidden/>
              </w:rPr>
              <w:fldChar w:fldCharType="begin"/>
            </w:r>
            <w:r>
              <w:rPr>
                <w:noProof/>
                <w:webHidden/>
              </w:rPr>
              <w:instrText xml:space="preserve"> PAGEREF _Toc207062959 \h </w:instrText>
            </w:r>
          </w:ins>
          <w:r>
            <w:rPr>
              <w:noProof/>
              <w:webHidden/>
            </w:rPr>
          </w:r>
          <w:ins w:id="54" w:author="Ben Remez" w:date="2025-08-26T01:08:00Z" w16du:dateUtc="2025-08-25T22:08:00Z">
            <w:r>
              <w:rPr>
                <w:noProof/>
                <w:webHidden/>
              </w:rPr>
              <w:fldChar w:fldCharType="separate"/>
            </w:r>
          </w:ins>
          <w:ins w:id="55" w:author="Ben Remez" w:date="2025-08-26T11:40:00Z" w16du:dateUtc="2025-08-26T08:40:00Z">
            <w:r w:rsidR="00555492">
              <w:rPr>
                <w:noProof/>
                <w:webHidden/>
              </w:rPr>
              <w:t>10</w:t>
            </w:r>
          </w:ins>
          <w:ins w:id="56" w:author="Ben Remez" w:date="2025-08-26T01:08:00Z" w16du:dateUtc="2025-08-25T22:08:00Z">
            <w:r>
              <w:rPr>
                <w:noProof/>
                <w:webHidden/>
              </w:rPr>
              <w:fldChar w:fldCharType="end"/>
            </w:r>
            <w:r w:rsidRPr="009D22D1">
              <w:rPr>
                <w:rStyle w:val="Hyperlink"/>
                <w:noProof/>
              </w:rPr>
              <w:fldChar w:fldCharType="end"/>
            </w:r>
          </w:ins>
        </w:p>
        <w:p w14:paraId="485583D7" w14:textId="68390B00" w:rsidR="00EA4BDF" w:rsidRDefault="00EA4BDF">
          <w:pPr>
            <w:pStyle w:val="TOC2"/>
            <w:tabs>
              <w:tab w:val="left" w:pos="960"/>
              <w:tab w:val="right" w:leader="dot" w:pos="9016"/>
            </w:tabs>
            <w:rPr>
              <w:ins w:id="57" w:author="Ben Remez" w:date="2025-08-26T01:08:00Z" w16du:dateUtc="2025-08-25T22:08:00Z"/>
              <w:rFonts w:eastAsiaTheme="minorEastAsia"/>
              <w:noProof/>
              <w:sz w:val="24"/>
              <w:szCs w:val="24"/>
              <w:lang w:eastAsia="en-IL"/>
            </w:rPr>
          </w:pPr>
          <w:ins w:id="5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"_Toc207062960"</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4.3.</w:t>
            </w:r>
            <w:r>
              <w:rPr>
                <w:rFonts w:eastAsiaTheme="minorEastAsia"/>
                <w:noProof/>
                <w:sz w:val="24"/>
                <w:szCs w:val="24"/>
                <w:lang w:eastAsia="en-IL"/>
              </w:rPr>
              <w:tab/>
            </w:r>
            <w:r w:rsidRPr="009D22D1">
              <w:rPr>
                <w:rStyle w:val="Hyperlink"/>
                <w:noProof/>
              </w:rPr>
              <w:t>Maximal Marginal Relevance (MMR)</w:t>
            </w:r>
            <w:r>
              <w:rPr>
                <w:noProof/>
                <w:webHidden/>
              </w:rPr>
              <w:tab/>
            </w:r>
            <w:r>
              <w:rPr>
                <w:noProof/>
                <w:webHidden/>
              </w:rPr>
              <w:fldChar w:fldCharType="begin"/>
            </w:r>
            <w:r>
              <w:rPr>
                <w:noProof/>
                <w:webHidden/>
              </w:rPr>
              <w:instrText xml:space="preserve"> PAGEREF _Toc207062960 \h </w:instrText>
            </w:r>
          </w:ins>
          <w:r>
            <w:rPr>
              <w:noProof/>
              <w:webHidden/>
            </w:rPr>
          </w:r>
          <w:ins w:id="59" w:author="Ben Remez" w:date="2025-08-26T01:08:00Z" w16du:dateUtc="2025-08-25T22:08:00Z">
            <w:r>
              <w:rPr>
                <w:noProof/>
                <w:webHidden/>
              </w:rPr>
              <w:fldChar w:fldCharType="separate"/>
            </w:r>
          </w:ins>
          <w:ins w:id="60" w:author="Ben Remez" w:date="2025-08-26T11:40:00Z" w16du:dateUtc="2025-08-26T08:40:00Z">
            <w:r w:rsidR="00555492">
              <w:rPr>
                <w:noProof/>
                <w:webHidden/>
              </w:rPr>
              <w:t>10</w:t>
            </w:r>
          </w:ins>
          <w:ins w:id="61" w:author="Ben Remez" w:date="2025-08-26T01:08:00Z" w16du:dateUtc="2025-08-25T22:08:00Z">
            <w:r>
              <w:rPr>
                <w:noProof/>
                <w:webHidden/>
              </w:rPr>
              <w:fldChar w:fldCharType="end"/>
            </w:r>
            <w:r w:rsidRPr="009D22D1">
              <w:rPr>
                <w:rStyle w:val="Hyperlink"/>
                <w:noProof/>
              </w:rPr>
              <w:fldChar w:fldCharType="end"/>
            </w:r>
          </w:ins>
        </w:p>
        <w:p w14:paraId="13AF9983" w14:textId="7E63BCDC" w:rsidR="00EA4BDF" w:rsidRDefault="00EA4BDF">
          <w:pPr>
            <w:pStyle w:val="TOC2"/>
            <w:tabs>
              <w:tab w:val="left" w:pos="960"/>
              <w:tab w:val="right" w:leader="dot" w:pos="9016"/>
            </w:tabs>
            <w:rPr>
              <w:ins w:id="62" w:author="Ben Remez" w:date="2025-08-26T01:08:00Z" w16du:dateUtc="2025-08-25T22:08:00Z"/>
              <w:rFonts w:eastAsiaTheme="minorEastAsia"/>
              <w:noProof/>
              <w:sz w:val="24"/>
              <w:szCs w:val="24"/>
              <w:lang w:eastAsia="en-IL"/>
            </w:rPr>
          </w:pPr>
          <w:ins w:id="6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"_Toc207062961"</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4.4.</w:t>
            </w:r>
            <w:r>
              <w:rPr>
                <w:rFonts w:eastAsiaTheme="minorEastAsia"/>
                <w:noProof/>
                <w:sz w:val="24"/>
                <w:szCs w:val="24"/>
                <w:lang w:eastAsia="en-IL"/>
              </w:rPr>
              <w:tab/>
            </w:r>
            <w:r w:rsidRPr="009D22D1">
              <w:rPr>
                <w:rStyle w:val="Hyperlink"/>
                <w:noProof/>
              </w:rPr>
              <w:t>Reciprocal Rank Fusion (RRF)</w:t>
            </w:r>
            <w:r>
              <w:rPr>
                <w:noProof/>
                <w:webHidden/>
              </w:rPr>
              <w:tab/>
            </w:r>
            <w:r>
              <w:rPr>
                <w:noProof/>
                <w:webHidden/>
              </w:rPr>
              <w:fldChar w:fldCharType="begin"/>
            </w:r>
            <w:r>
              <w:rPr>
                <w:noProof/>
                <w:webHidden/>
              </w:rPr>
              <w:instrText xml:space="preserve"> PAGEREF _Toc207062961 \h </w:instrText>
            </w:r>
          </w:ins>
          <w:r>
            <w:rPr>
              <w:noProof/>
              <w:webHidden/>
            </w:rPr>
          </w:r>
          <w:ins w:id="64" w:author="Ben Remez" w:date="2025-08-26T01:08:00Z" w16du:dateUtc="2025-08-25T22:08:00Z">
            <w:r>
              <w:rPr>
                <w:noProof/>
                <w:webHidden/>
              </w:rPr>
              <w:fldChar w:fldCharType="separate"/>
            </w:r>
          </w:ins>
          <w:ins w:id="65" w:author="Ben Remez" w:date="2025-08-26T11:40:00Z" w16du:dateUtc="2025-08-26T08:40:00Z">
            <w:r w:rsidR="00555492">
              <w:rPr>
                <w:noProof/>
                <w:webHidden/>
              </w:rPr>
              <w:t>11</w:t>
            </w:r>
          </w:ins>
          <w:ins w:id="66" w:author="Ben Remez" w:date="2025-08-26T01:08:00Z" w16du:dateUtc="2025-08-25T22:08:00Z">
            <w:r>
              <w:rPr>
                <w:noProof/>
                <w:webHidden/>
              </w:rPr>
              <w:fldChar w:fldCharType="end"/>
            </w:r>
            <w:r w:rsidRPr="009D22D1">
              <w:rPr>
                <w:rStyle w:val="Hyperlink"/>
                <w:noProof/>
              </w:rPr>
              <w:fldChar w:fldCharType="end"/>
            </w:r>
          </w:ins>
        </w:p>
        <w:p w14:paraId="52A0F83A" w14:textId="6F255794" w:rsidR="00EA4BDF" w:rsidRDefault="00EA4BDF">
          <w:pPr>
            <w:pStyle w:val="TOC1"/>
            <w:tabs>
              <w:tab w:val="left" w:pos="440"/>
              <w:tab w:val="right" w:leader="dot" w:pos="9016"/>
            </w:tabs>
            <w:rPr>
              <w:ins w:id="67" w:author="Ben Remez" w:date="2025-08-26T01:08:00Z" w16du:dateUtc="2025-08-25T22:08:00Z"/>
              <w:rFonts w:eastAsiaTheme="minorEastAsia"/>
              <w:noProof/>
              <w:sz w:val="24"/>
              <w:szCs w:val="24"/>
              <w:lang w:eastAsia="en-IL"/>
            </w:rPr>
          </w:pPr>
          <w:ins w:id="6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"_Toc207062962"</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5.</w:t>
            </w:r>
            <w:r>
              <w:rPr>
                <w:rFonts w:eastAsiaTheme="minorEastAsia"/>
                <w:noProof/>
                <w:sz w:val="24"/>
                <w:szCs w:val="24"/>
                <w:lang w:eastAsia="en-IL"/>
              </w:rPr>
              <w:tab/>
            </w:r>
            <w:r w:rsidRPr="009D22D1">
              <w:rPr>
                <w:rStyle w:val="Hyperlink"/>
                <w:noProof/>
              </w:rPr>
              <w:t>Retrieval-Augmented Generation (RAG)</w:t>
            </w:r>
            <w:r>
              <w:rPr>
                <w:noProof/>
                <w:webHidden/>
              </w:rPr>
              <w:tab/>
            </w:r>
            <w:r>
              <w:rPr>
                <w:noProof/>
                <w:webHidden/>
              </w:rPr>
              <w:fldChar w:fldCharType="begin"/>
            </w:r>
            <w:r>
              <w:rPr>
                <w:noProof/>
                <w:webHidden/>
              </w:rPr>
              <w:instrText xml:space="preserve"> PAGEREF _Toc207062962 \h </w:instrText>
            </w:r>
          </w:ins>
          <w:r>
            <w:rPr>
              <w:noProof/>
              <w:webHidden/>
            </w:rPr>
          </w:r>
          <w:ins w:id="69" w:author="Ben Remez" w:date="2025-08-26T01:08:00Z" w16du:dateUtc="2025-08-25T22:08:00Z">
            <w:r>
              <w:rPr>
                <w:noProof/>
                <w:webHidden/>
              </w:rPr>
              <w:fldChar w:fldCharType="separate"/>
            </w:r>
          </w:ins>
          <w:ins w:id="70" w:author="Ben Remez" w:date="2025-08-26T11:40:00Z" w16du:dateUtc="2025-08-26T08:40:00Z">
            <w:r w:rsidR="00555492">
              <w:rPr>
                <w:noProof/>
                <w:webHidden/>
              </w:rPr>
              <w:t>11</w:t>
            </w:r>
          </w:ins>
          <w:ins w:id="71" w:author="Ben Remez" w:date="2025-08-26T01:08:00Z" w16du:dateUtc="2025-08-25T22:08:00Z">
            <w:r>
              <w:rPr>
                <w:noProof/>
                <w:webHidden/>
              </w:rPr>
              <w:fldChar w:fldCharType="end"/>
            </w:r>
            <w:r w:rsidRPr="009D22D1">
              <w:rPr>
                <w:rStyle w:val="Hyperlink"/>
                <w:noProof/>
              </w:rPr>
              <w:fldChar w:fldCharType="end"/>
            </w:r>
          </w:ins>
        </w:p>
        <w:p w14:paraId="045FA769" w14:textId="6A53F088" w:rsidR="00EA4BDF" w:rsidRDefault="00EA4BDF">
          <w:pPr>
            <w:pStyle w:val="TOC1"/>
            <w:tabs>
              <w:tab w:val="left" w:pos="440"/>
              <w:tab w:val="right" w:leader="dot" w:pos="9016"/>
            </w:tabs>
            <w:rPr>
              <w:ins w:id="72" w:author="Ben Remez" w:date="2025-08-26T01:08:00Z" w16du:dateUtc="2025-08-25T22:08:00Z"/>
              <w:rFonts w:eastAsiaTheme="minorEastAsia"/>
              <w:noProof/>
              <w:sz w:val="24"/>
              <w:szCs w:val="24"/>
              <w:lang w:eastAsia="en-IL"/>
            </w:rPr>
          </w:pPr>
          <w:ins w:id="7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"_Toc207062963"</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6.</w:t>
            </w:r>
            <w:r>
              <w:rPr>
                <w:rFonts w:eastAsiaTheme="minorEastAsia"/>
                <w:noProof/>
                <w:sz w:val="24"/>
                <w:szCs w:val="24"/>
                <w:lang w:eastAsia="en-IL"/>
              </w:rPr>
              <w:tab/>
            </w:r>
            <w:r w:rsidRPr="009D22D1">
              <w:rPr>
                <w:rStyle w:val="Hyperlink"/>
                <w:noProof/>
              </w:rPr>
              <w:t>Dataset</w:t>
            </w:r>
            <w:r>
              <w:rPr>
                <w:noProof/>
                <w:webHidden/>
              </w:rPr>
              <w:tab/>
            </w:r>
            <w:r>
              <w:rPr>
                <w:noProof/>
                <w:webHidden/>
              </w:rPr>
              <w:fldChar w:fldCharType="begin"/>
            </w:r>
            <w:r>
              <w:rPr>
                <w:noProof/>
                <w:webHidden/>
              </w:rPr>
              <w:instrText xml:space="preserve"> PAGEREF _Toc207062963 \h </w:instrText>
            </w:r>
          </w:ins>
          <w:r>
            <w:rPr>
              <w:noProof/>
              <w:webHidden/>
            </w:rPr>
          </w:r>
          <w:ins w:id="74" w:author="Ben Remez" w:date="2025-08-26T01:08:00Z" w16du:dateUtc="2025-08-25T22:08:00Z">
            <w:r>
              <w:rPr>
                <w:noProof/>
                <w:webHidden/>
              </w:rPr>
              <w:fldChar w:fldCharType="separate"/>
            </w:r>
          </w:ins>
          <w:ins w:id="75" w:author="Ben Remez" w:date="2025-08-26T11:40:00Z" w16du:dateUtc="2025-08-26T08:40:00Z">
            <w:r w:rsidR="00555492">
              <w:rPr>
                <w:noProof/>
                <w:webHidden/>
              </w:rPr>
              <w:t>12</w:t>
            </w:r>
          </w:ins>
          <w:ins w:id="76" w:author="Ben Remez" w:date="2025-08-26T01:08:00Z" w16du:dateUtc="2025-08-25T22:08:00Z">
            <w:r>
              <w:rPr>
                <w:noProof/>
                <w:webHidden/>
              </w:rPr>
              <w:fldChar w:fldCharType="end"/>
            </w:r>
            <w:r w:rsidRPr="009D22D1">
              <w:rPr>
                <w:rStyle w:val="Hyperlink"/>
                <w:noProof/>
              </w:rPr>
              <w:fldChar w:fldCharType="end"/>
            </w:r>
          </w:ins>
        </w:p>
        <w:p w14:paraId="64A60E8E" w14:textId="6B60A645" w:rsidR="00EA4BDF" w:rsidRDefault="00EA4BDF">
          <w:pPr>
            <w:pStyle w:val="TOC1"/>
            <w:tabs>
              <w:tab w:val="left" w:pos="440"/>
              <w:tab w:val="right" w:leader="dot" w:pos="9016"/>
            </w:tabs>
            <w:rPr>
              <w:ins w:id="77" w:author="Ben Remez" w:date="2025-08-26T01:08:00Z" w16du:dateUtc="2025-08-25T22:08:00Z"/>
              <w:rFonts w:eastAsiaTheme="minorEastAsia"/>
              <w:noProof/>
              <w:sz w:val="24"/>
              <w:szCs w:val="24"/>
              <w:lang w:eastAsia="en-IL"/>
            </w:rPr>
          </w:pPr>
          <w:ins w:id="7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"_Toc207062964"</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7.</w:t>
            </w:r>
            <w:r>
              <w:rPr>
                <w:rFonts w:eastAsiaTheme="minorEastAsia"/>
                <w:noProof/>
                <w:sz w:val="24"/>
                <w:szCs w:val="24"/>
                <w:lang w:eastAsia="en-IL"/>
              </w:rPr>
              <w:tab/>
            </w:r>
            <w:r w:rsidRPr="009D22D1">
              <w:rPr>
                <w:rStyle w:val="Hyperlink"/>
                <w:noProof/>
              </w:rPr>
              <w:t>Event Forecasting Benchmark</w:t>
            </w:r>
            <w:r>
              <w:rPr>
                <w:noProof/>
                <w:webHidden/>
              </w:rPr>
              <w:tab/>
            </w:r>
            <w:r>
              <w:rPr>
                <w:noProof/>
                <w:webHidden/>
              </w:rPr>
              <w:fldChar w:fldCharType="begin"/>
            </w:r>
            <w:r>
              <w:rPr>
                <w:noProof/>
                <w:webHidden/>
              </w:rPr>
              <w:instrText xml:space="preserve"> PAGEREF _Toc207062964 \h </w:instrText>
            </w:r>
          </w:ins>
          <w:r>
            <w:rPr>
              <w:noProof/>
              <w:webHidden/>
            </w:rPr>
          </w:r>
          <w:ins w:id="79" w:author="Ben Remez" w:date="2025-08-26T01:08:00Z" w16du:dateUtc="2025-08-25T22:08:00Z">
            <w:r>
              <w:rPr>
                <w:noProof/>
                <w:webHidden/>
              </w:rPr>
              <w:fldChar w:fldCharType="separate"/>
            </w:r>
          </w:ins>
          <w:ins w:id="80" w:author="Ben Remez" w:date="2025-08-26T11:40:00Z" w16du:dateUtc="2025-08-26T08:40:00Z">
            <w:r w:rsidR="00555492">
              <w:rPr>
                <w:noProof/>
                <w:webHidden/>
              </w:rPr>
              <w:t>13</w:t>
            </w:r>
          </w:ins>
          <w:ins w:id="81" w:author="Ben Remez" w:date="2025-08-26T01:08:00Z" w16du:dateUtc="2025-08-25T22:08:00Z">
            <w:r>
              <w:rPr>
                <w:noProof/>
                <w:webHidden/>
              </w:rPr>
              <w:fldChar w:fldCharType="end"/>
            </w:r>
            <w:r w:rsidRPr="009D22D1">
              <w:rPr>
                <w:rStyle w:val="Hyperlink"/>
                <w:noProof/>
              </w:rPr>
              <w:fldChar w:fldCharType="end"/>
            </w:r>
          </w:ins>
        </w:p>
        <w:p w14:paraId="51894C41" w14:textId="6906A69D" w:rsidR="00EA4BDF" w:rsidRDefault="00EA4BDF">
          <w:pPr>
            <w:pStyle w:val="TOC1"/>
            <w:tabs>
              <w:tab w:val="left" w:pos="440"/>
              <w:tab w:val="right" w:leader="dot" w:pos="9016"/>
            </w:tabs>
            <w:rPr>
              <w:ins w:id="82" w:author="Ben Remez" w:date="2025-08-26T01:08:00Z" w16du:dateUtc="2025-08-25T22:08:00Z"/>
              <w:rFonts w:eastAsiaTheme="minorEastAsia"/>
              <w:noProof/>
              <w:sz w:val="24"/>
              <w:szCs w:val="24"/>
              <w:lang w:eastAsia="en-IL"/>
            </w:rPr>
          </w:pPr>
          <w:ins w:id="8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"_Toc207062965"</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8.</w:t>
            </w:r>
            <w:r>
              <w:rPr>
                <w:rFonts w:eastAsiaTheme="minorEastAsia"/>
                <w:noProof/>
                <w:sz w:val="24"/>
                <w:szCs w:val="24"/>
                <w:lang w:eastAsia="en-IL"/>
              </w:rPr>
              <w:tab/>
            </w:r>
            <w:r w:rsidRPr="009D22D1">
              <w:rPr>
                <w:rStyle w:val="Hyperlink"/>
                <w:noProof/>
              </w:rPr>
              <w:t>Methodology</w:t>
            </w:r>
            <w:r>
              <w:rPr>
                <w:noProof/>
                <w:webHidden/>
              </w:rPr>
              <w:tab/>
            </w:r>
            <w:r>
              <w:rPr>
                <w:noProof/>
                <w:webHidden/>
              </w:rPr>
              <w:fldChar w:fldCharType="begin"/>
            </w:r>
            <w:r>
              <w:rPr>
                <w:noProof/>
                <w:webHidden/>
              </w:rPr>
              <w:instrText xml:space="preserve"> PAGEREF _Toc207062965 \h </w:instrText>
            </w:r>
          </w:ins>
          <w:r>
            <w:rPr>
              <w:noProof/>
              <w:webHidden/>
            </w:rPr>
          </w:r>
          <w:ins w:id="84" w:author="Ben Remez" w:date="2025-08-26T01:08:00Z" w16du:dateUtc="2025-08-25T22:08:00Z">
            <w:r>
              <w:rPr>
                <w:noProof/>
                <w:webHidden/>
              </w:rPr>
              <w:fldChar w:fldCharType="separate"/>
            </w:r>
          </w:ins>
          <w:ins w:id="85" w:author="Ben Remez" w:date="2025-08-26T11:40:00Z" w16du:dateUtc="2025-08-26T08:40:00Z">
            <w:r w:rsidR="00555492">
              <w:rPr>
                <w:noProof/>
                <w:webHidden/>
              </w:rPr>
              <w:t>14</w:t>
            </w:r>
          </w:ins>
          <w:ins w:id="86" w:author="Ben Remez" w:date="2025-08-26T01:08:00Z" w16du:dateUtc="2025-08-25T22:08:00Z">
            <w:r>
              <w:rPr>
                <w:noProof/>
                <w:webHidden/>
              </w:rPr>
              <w:fldChar w:fldCharType="end"/>
            </w:r>
            <w:r w:rsidRPr="009D22D1">
              <w:rPr>
                <w:rStyle w:val="Hyperlink"/>
                <w:noProof/>
              </w:rPr>
              <w:fldChar w:fldCharType="end"/>
            </w:r>
          </w:ins>
        </w:p>
        <w:p w14:paraId="1B3F3E52" w14:textId="17F28776" w:rsidR="00EA4BDF" w:rsidRDefault="00EA4BDF">
          <w:pPr>
            <w:pStyle w:val="TOC1"/>
            <w:tabs>
              <w:tab w:val="left" w:pos="440"/>
              <w:tab w:val="right" w:leader="dot" w:pos="9016"/>
            </w:tabs>
            <w:rPr>
              <w:ins w:id="87" w:author="Ben Remez" w:date="2025-08-26T01:08:00Z" w16du:dateUtc="2025-08-25T22:08:00Z"/>
              <w:rFonts w:eastAsiaTheme="minorEastAsia"/>
              <w:noProof/>
              <w:sz w:val="24"/>
              <w:szCs w:val="24"/>
              <w:lang w:eastAsia="en-IL"/>
            </w:rPr>
          </w:pPr>
          <w:ins w:id="8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"_Toc207062966"</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9.</w:t>
            </w:r>
            <w:r>
              <w:rPr>
                <w:rFonts w:eastAsiaTheme="minorEastAsia"/>
                <w:noProof/>
                <w:sz w:val="24"/>
                <w:szCs w:val="24"/>
                <w:lang w:eastAsia="en-IL"/>
              </w:rPr>
              <w:tab/>
            </w:r>
            <w:r w:rsidRPr="009D22D1">
              <w:rPr>
                <w:rStyle w:val="Hyperlink"/>
                <w:noProof/>
              </w:rPr>
              <w:t>Deep Analysis</w:t>
            </w:r>
            <w:r>
              <w:rPr>
                <w:noProof/>
                <w:webHidden/>
              </w:rPr>
              <w:tab/>
            </w:r>
            <w:r>
              <w:rPr>
                <w:noProof/>
                <w:webHidden/>
              </w:rPr>
              <w:fldChar w:fldCharType="begin"/>
            </w:r>
            <w:r>
              <w:rPr>
                <w:noProof/>
                <w:webHidden/>
              </w:rPr>
              <w:instrText xml:space="preserve"> PAGEREF _Toc207062966 \h </w:instrText>
            </w:r>
          </w:ins>
          <w:r>
            <w:rPr>
              <w:noProof/>
              <w:webHidden/>
            </w:rPr>
          </w:r>
          <w:ins w:id="89" w:author="Ben Remez" w:date="2025-08-26T01:08:00Z" w16du:dateUtc="2025-08-25T22:08:00Z">
            <w:r>
              <w:rPr>
                <w:noProof/>
                <w:webHidden/>
              </w:rPr>
              <w:fldChar w:fldCharType="separate"/>
            </w:r>
          </w:ins>
          <w:ins w:id="90" w:author="Ben Remez" w:date="2025-08-26T11:40:00Z" w16du:dateUtc="2025-08-26T08:40:00Z">
            <w:r w:rsidR="00555492">
              <w:rPr>
                <w:noProof/>
                <w:webHidden/>
              </w:rPr>
              <w:t>17</w:t>
            </w:r>
          </w:ins>
          <w:ins w:id="91" w:author="Ben Remez" w:date="2025-08-26T01:08:00Z" w16du:dateUtc="2025-08-25T22:08:00Z">
            <w:r>
              <w:rPr>
                <w:noProof/>
                <w:webHidden/>
              </w:rPr>
              <w:fldChar w:fldCharType="end"/>
            </w:r>
            <w:r w:rsidRPr="009D22D1">
              <w:rPr>
                <w:rStyle w:val="Hyperlink"/>
                <w:noProof/>
              </w:rPr>
              <w:fldChar w:fldCharType="end"/>
            </w:r>
          </w:ins>
        </w:p>
        <w:p w14:paraId="6446880F" w14:textId="0DF4418E" w:rsidR="00EA4BDF" w:rsidRDefault="00EA4BDF">
          <w:pPr>
            <w:pStyle w:val="TOC2"/>
            <w:tabs>
              <w:tab w:val="left" w:pos="960"/>
              <w:tab w:val="right" w:leader="dot" w:pos="9016"/>
            </w:tabs>
            <w:rPr>
              <w:ins w:id="92" w:author="Ben Remez" w:date="2025-08-26T01:08:00Z" w16du:dateUtc="2025-08-25T22:08:00Z"/>
              <w:rFonts w:eastAsiaTheme="minorEastAsia"/>
              <w:noProof/>
              <w:sz w:val="24"/>
              <w:szCs w:val="24"/>
              <w:lang w:eastAsia="en-IL"/>
            </w:rPr>
          </w:pPr>
          <w:ins w:id="9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"_Toc207062967"</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9.1.</w:t>
            </w:r>
            <w:r>
              <w:rPr>
                <w:rFonts w:eastAsiaTheme="minorEastAsia"/>
                <w:noProof/>
                <w:sz w:val="24"/>
                <w:szCs w:val="24"/>
                <w:lang w:eastAsia="en-IL"/>
              </w:rPr>
              <w:tab/>
            </w:r>
            <w:r w:rsidRPr="009D22D1">
              <w:rPr>
                <w:rStyle w:val="Hyperlink"/>
                <w:noProof/>
              </w:rPr>
              <w:t>Motivation</w:t>
            </w:r>
            <w:r>
              <w:rPr>
                <w:noProof/>
                <w:webHidden/>
              </w:rPr>
              <w:tab/>
            </w:r>
            <w:r>
              <w:rPr>
                <w:noProof/>
                <w:webHidden/>
              </w:rPr>
              <w:fldChar w:fldCharType="begin"/>
            </w:r>
            <w:r>
              <w:rPr>
                <w:noProof/>
                <w:webHidden/>
              </w:rPr>
              <w:instrText xml:space="preserve"> PAGEREF _Toc207062967 \h </w:instrText>
            </w:r>
          </w:ins>
          <w:r>
            <w:rPr>
              <w:noProof/>
              <w:webHidden/>
            </w:rPr>
          </w:r>
          <w:ins w:id="94" w:author="Ben Remez" w:date="2025-08-26T01:08:00Z" w16du:dateUtc="2025-08-25T22:08:00Z">
            <w:r>
              <w:rPr>
                <w:noProof/>
                <w:webHidden/>
              </w:rPr>
              <w:fldChar w:fldCharType="separate"/>
            </w:r>
          </w:ins>
          <w:ins w:id="95" w:author="Ben Remez" w:date="2025-08-26T11:40:00Z" w16du:dateUtc="2025-08-26T08:40:00Z">
            <w:r w:rsidR="00555492">
              <w:rPr>
                <w:noProof/>
                <w:webHidden/>
              </w:rPr>
              <w:t>17</w:t>
            </w:r>
          </w:ins>
          <w:ins w:id="96" w:author="Ben Remez" w:date="2025-08-26T01:08:00Z" w16du:dateUtc="2025-08-25T22:08:00Z">
            <w:r>
              <w:rPr>
                <w:noProof/>
                <w:webHidden/>
              </w:rPr>
              <w:fldChar w:fldCharType="end"/>
            </w:r>
            <w:r w:rsidRPr="009D22D1">
              <w:rPr>
                <w:rStyle w:val="Hyperlink"/>
                <w:noProof/>
              </w:rPr>
              <w:fldChar w:fldCharType="end"/>
            </w:r>
          </w:ins>
        </w:p>
        <w:p w14:paraId="00DE911A" w14:textId="4A47E5A8" w:rsidR="00EA4BDF" w:rsidRDefault="00EA4BDF">
          <w:pPr>
            <w:pStyle w:val="TOC2"/>
            <w:tabs>
              <w:tab w:val="left" w:pos="960"/>
              <w:tab w:val="right" w:leader="dot" w:pos="9016"/>
            </w:tabs>
            <w:rPr>
              <w:ins w:id="97" w:author="Ben Remez" w:date="2025-08-26T01:08:00Z" w16du:dateUtc="2025-08-25T22:08:00Z"/>
              <w:rFonts w:eastAsiaTheme="minorEastAsia"/>
              <w:noProof/>
              <w:sz w:val="24"/>
              <w:szCs w:val="24"/>
              <w:lang w:eastAsia="en-IL"/>
            </w:rPr>
          </w:pPr>
          <w:ins w:id="9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"_Toc207062968"</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9.2.</w:t>
            </w:r>
            <w:r>
              <w:rPr>
                <w:rFonts w:eastAsiaTheme="minorEastAsia"/>
                <w:noProof/>
                <w:sz w:val="24"/>
                <w:szCs w:val="24"/>
                <w:lang w:eastAsia="en-IL"/>
              </w:rPr>
              <w:tab/>
            </w:r>
            <w:r w:rsidRPr="009D22D1">
              <w:rPr>
                <w:rStyle w:val="Hyperlink"/>
                <w:noProof/>
              </w:rPr>
              <w:t>Approach</w:t>
            </w:r>
            <w:r>
              <w:rPr>
                <w:noProof/>
                <w:webHidden/>
              </w:rPr>
              <w:tab/>
            </w:r>
            <w:r>
              <w:rPr>
                <w:noProof/>
                <w:webHidden/>
              </w:rPr>
              <w:fldChar w:fldCharType="begin"/>
            </w:r>
            <w:r>
              <w:rPr>
                <w:noProof/>
                <w:webHidden/>
              </w:rPr>
              <w:instrText xml:space="preserve"> PAGEREF _Toc207062968 \h </w:instrText>
            </w:r>
          </w:ins>
          <w:r>
            <w:rPr>
              <w:noProof/>
              <w:webHidden/>
            </w:rPr>
          </w:r>
          <w:ins w:id="99" w:author="Ben Remez" w:date="2025-08-26T01:08:00Z" w16du:dateUtc="2025-08-25T22:08:00Z">
            <w:r>
              <w:rPr>
                <w:noProof/>
                <w:webHidden/>
              </w:rPr>
              <w:fldChar w:fldCharType="separate"/>
            </w:r>
          </w:ins>
          <w:ins w:id="100" w:author="Ben Remez" w:date="2025-08-26T11:40:00Z" w16du:dateUtc="2025-08-26T08:40:00Z">
            <w:r w:rsidR="00555492">
              <w:rPr>
                <w:noProof/>
                <w:webHidden/>
              </w:rPr>
              <w:t>17</w:t>
            </w:r>
          </w:ins>
          <w:ins w:id="101" w:author="Ben Remez" w:date="2025-08-26T01:08:00Z" w16du:dateUtc="2025-08-25T22:08:00Z">
            <w:r>
              <w:rPr>
                <w:noProof/>
                <w:webHidden/>
              </w:rPr>
              <w:fldChar w:fldCharType="end"/>
            </w:r>
            <w:r w:rsidRPr="009D22D1">
              <w:rPr>
                <w:rStyle w:val="Hyperlink"/>
                <w:noProof/>
              </w:rPr>
              <w:fldChar w:fldCharType="end"/>
            </w:r>
          </w:ins>
        </w:p>
        <w:p w14:paraId="75714A44" w14:textId="5D694310" w:rsidR="00EA4BDF" w:rsidRDefault="00EA4BDF">
          <w:pPr>
            <w:pStyle w:val="TOC2"/>
            <w:tabs>
              <w:tab w:val="left" w:pos="960"/>
              <w:tab w:val="right" w:leader="dot" w:pos="9016"/>
            </w:tabs>
            <w:rPr>
              <w:ins w:id="102" w:author="Ben Remez" w:date="2025-08-26T01:08:00Z" w16du:dateUtc="2025-08-25T22:08:00Z"/>
              <w:rFonts w:eastAsiaTheme="minorEastAsia"/>
              <w:noProof/>
              <w:sz w:val="24"/>
              <w:szCs w:val="24"/>
              <w:lang w:eastAsia="en-IL"/>
            </w:rPr>
          </w:pPr>
          <w:ins w:id="10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"_Toc207062969"</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9.3.</w:t>
            </w:r>
            <w:r>
              <w:rPr>
                <w:rFonts w:eastAsiaTheme="minorEastAsia"/>
                <w:noProof/>
                <w:sz w:val="24"/>
                <w:szCs w:val="24"/>
                <w:lang w:eastAsia="en-IL"/>
              </w:rPr>
              <w:tab/>
            </w:r>
            <w:r w:rsidRPr="009D22D1">
              <w:rPr>
                <w:rStyle w:val="Hyperlink"/>
                <w:noProof/>
              </w:rPr>
              <w:t>Impact on the Pipeline</w:t>
            </w:r>
            <w:r>
              <w:rPr>
                <w:noProof/>
                <w:webHidden/>
              </w:rPr>
              <w:tab/>
            </w:r>
            <w:r>
              <w:rPr>
                <w:noProof/>
                <w:webHidden/>
              </w:rPr>
              <w:fldChar w:fldCharType="begin"/>
            </w:r>
            <w:r>
              <w:rPr>
                <w:noProof/>
                <w:webHidden/>
              </w:rPr>
              <w:instrText xml:space="preserve"> PAGEREF _Toc207062969 \h </w:instrText>
            </w:r>
          </w:ins>
          <w:r>
            <w:rPr>
              <w:noProof/>
              <w:webHidden/>
            </w:rPr>
          </w:r>
          <w:ins w:id="104" w:author="Ben Remez" w:date="2025-08-26T01:08:00Z" w16du:dateUtc="2025-08-25T22:08:00Z">
            <w:r>
              <w:rPr>
                <w:noProof/>
                <w:webHidden/>
              </w:rPr>
              <w:fldChar w:fldCharType="separate"/>
            </w:r>
          </w:ins>
          <w:ins w:id="105" w:author="Ben Remez" w:date="2025-08-26T11:40:00Z" w16du:dateUtc="2025-08-26T08:40:00Z">
            <w:r w:rsidR="00555492">
              <w:rPr>
                <w:noProof/>
                <w:webHidden/>
              </w:rPr>
              <w:t>18</w:t>
            </w:r>
          </w:ins>
          <w:ins w:id="106" w:author="Ben Remez" w:date="2025-08-26T01:08:00Z" w16du:dateUtc="2025-08-25T22:08:00Z">
            <w:r>
              <w:rPr>
                <w:noProof/>
                <w:webHidden/>
              </w:rPr>
              <w:fldChar w:fldCharType="end"/>
            </w:r>
            <w:r w:rsidRPr="009D22D1">
              <w:rPr>
                <w:rStyle w:val="Hyperlink"/>
                <w:noProof/>
              </w:rPr>
              <w:fldChar w:fldCharType="end"/>
            </w:r>
          </w:ins>
        </w:p>
        <w:p w14:paraId="163AF8E9" w14:textId="40AFF91D" w:rsidR="00EA4BDF" w:rsidRDefault="00EA4BDF">
          <w:pPr>
            <w:pStyle w:val="TOC1"/>
            <w:tabs>
              <w:tab w:val="left" w:pos="720"/>
              <w:tab w:val="right" w:leader="dot" w:pos="9016"/>
            </w:tabs>
            <w:rPr>
              <w:ins w:id="107" w:author="Ben Remez" w:date="2025-08-26T01:08:00Z" w16du:dateUtc="2025-08-25T22:08:00Z"/>
              <w:rFonts w:eastAsiaTheme="minorEastAsia"/>
              <w:noProof/>
              <w:sz w:val="24"/>
              <w:szCs w:val="24"/>
              <w:lang w:eastAsia="en-IL"/>
            </w:rPr>
          </w:pPr>
          <w:ins w:id="10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"_Toc207062970"</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10.</w:t>
            </w:r>
            <w:r>
              <w:rPr>
                <w:rFonts w:eastAsiaTheme="minorEastAsia"/>
                <w:noProof/>
                <w:sz w:val="24"/>
                <w:szCs w:val="24"/>
                <w:lang w:eastAsia="en-IL"/>
              </w:rPr>
              <w:tab/>
            </w:r>
            <w:r w:rsidRPr="009D22D1">
              <w:rPr>
                <w:rStyle w:val="Hyperlink"/>
                <w:noProof/>
              </w:rPr>
              <w:t>Initial Experimentation</w:t>
            </w:r>
            <w:r>
              <w:rPr>
                <w:noProof/>
                <w:webHidden/>
              </w:rPr>
              <w:tab/>
            </w:r>
            <w:r>
              <w:rPr>
                <w:noProof/>
                <w:webHidden/>
              </w:rPr>
              <w:fldChar w:fldCharType="begin"/>
            </w:r>
            <w:r>
              <w:rPr>
                <w:noProof/>
                <w:webHidden/>
              </w:rPr>
              <w:instrText xml:space="preserve"> PAGEREF _Toc207062970 \h </w:instrText>
            </w:r>
          </w:ins>
          <w:r>
            <w:rPr>
              <w:noProof/>
              <w:webHidden/>
            </w:rPr>
          </w:r>
          <w:ins w:id="109" w:author="Ben Remez" w:date="2025-08-26T01:08:00Z" w16du:dateUtc="2025-08-25T22:08:00Z">
            <w:r>
              <w:rPr>
                <w:noProof/>
                <w:webHidden/>
              </w:rPr>
              <w:fldChar w:fldCharType="separate"/>
            </w:r>
          </w:ins>
          <w:ins w:id="110" w:author="Ben Remez" w:date="2025-08-26T11:40:00Z" w16du:dateUtc="2025-08-26T08:40:00Z">
            <w:r w:rsidR="00555492">
              <w:rPr>
                <w:noProof/>
                <w:webHidden/>
              </w:rPr>
              <w:t>18</w:t>
            </w:r>
          </w:ins>
          <w:ins w:id="111" w:author="Ben Remez" w:date="2025-08-26T01:08:00Z" w16du:dateUtc="2025-08-25T22:08:00Z">
            <w:r>
              <w:rPr>
                <w:noProof/>
                <w:webHidden/>
              </w:rPr>
              <w:fldChar w:fldCharType="end"/>
            </w:r>
            <w:r w:rsidRPr="009D22D1">
              <w:rPr>
                <w:rStyle w:val="Hyperlink"/>
                <w:noProof/>
              </w:rPr>
              <w:fldChar w:fldCharType="end"/>
            </w:r>
          </w:ins>
        </w:p>
        <w:p w14:paraId="6F6BB85E" w14:textId="781C72AF" w:rsidR="00EA4BDF" w:rsidRDefault="00EA4BDF">
          <w:pPr>
            <w:pStyle w:val="TOC1"/>
            <w:tabs>
              <w:tab w:val="left" w:pos="720"/>
              <w:tab w:val="right" w:leader="dot" w:pos="9016"/>
            </w:tabs>
            <w:rPr>
              <w:ins w:id="112" w:author="Ben Remez" w:date="2025-08-26T01:08:00Z" w16du:dateUtc="2025-08-25T22:08:00Z"/>
              <w:rFonts w:eastAsiaTheme="minorEastAsia"/>
              <w:noProof/>
              <w:sz w:val="24"/>
              <w:szCs w:val="24"/>
              <w:lang w:eastAsia="en-IL"/>
            </w:rPr>
          </w:pPr>
          <w:ins w:id="11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"_Toc207062971"</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w:t>
            </w:r>
            <w:r>
              <w:rPr>
                <w:rFonts w:eastAsiaTheme="minorEastAsia"/>
                <w:noProof/>
                <w:sz w:val="24"/>
                <w:szCs w:val="24"/>
                <w:lang w:eastAsia="en-IL"/>
              </w:rPr>
              <w:tab/>
            </w:r>
            <w:r w:rsidRPr="009D22D1">
              <w:rPr>
                <w:rStyle w:val="Hyperlink"/>
                <w:noProof/>
              </w:rPr>
              <w:t>Experiments</w:t>
            </w:r>
            <w:r>
              <w:rPr>
                <w:noProof/>
                <w:webHidden/>
              </w:rPr>
              <w:tab/>
            </w:r>
            <w:r>
              <w:rPr>
                <w:noProof/>
                <w:webHidden/>
              </w:rPr>
              <w:fldChar w:fldCharType="begin"/>
            </w:r>
            <w:r>
              <w:rPr>
                <w:noProof/>
                <w:webHidden/>
              </w:rPr>
              <w:instrText xml:space="preserve"> PAGEREF _Toc207062971 \h </w:instrText>
            </w:r>
          </w:ins>
          <w:r>
            <w:rPr>
              <w:noProof/>
              <w:webHidden/>
            </w:rPr>
          </w:r>
          <w:ins w:id="114" w:author="Ben Remez" w:date="2025-08-26T01:08:00Z" w16du:dateUtc="2025-08-25T22:08:00Z">
            <w:r>
              <w:rPr>
                <w:noProof/>
                <w:webHidden/>
              </w:rPr>
              <w:fldChar w:fldCharType="separate"/>
            </w:r>
          </w:ins>
          <w:ins w:id="115" w:author="Ben Remez" w:date="2025-08-26T11:40:00Z" w16du:dateUtc="2025-08-26T08:40:00Z">
            <w:r w:rsidR="00555492">
              <w:rPr>
                <w:noProof/>
                <w:webHidden/>
              </w:rPr>
              <w:t>21</w:t>
            </w:r>
          </w:ins>
          <w:ins w:id="116" w:author="Ben Remez" w:date="2025-08-26T01:08:00Z" w16du:dateUtc="2025-08-25T22:08:00Z">
            <w:r>
              <w:rPr>
                <w:noProof/>
                <w:webHidden/>
              </w:rPr>
              <w:fldChar w:fldCharType="end"/>
            </w:r>
            <w:r w:rsidRPr="009D22D1">
              <w:rPr>
                <w:rStyle w:val="Hyperlink"/>
                <w:noProof/>
              </w:rPr>
              <w:fldChar w:fldCharType="end"/>
            </w:r>
          </w:ins>
        </w:p>
        <w:p w14:paraId="128CD10F" w14:textId="26B9228B" w:rsidR="00EA4BDF" w:rsidRDefault="00EA4BDF">
          <w:pPr>
            <w:pStyle w:val="TOC2"/>
            <w:tabs>
              <w:tab w:val="left" w:pos="960"/>
              <w:tab w:val="right" w:leader="dot" w:pos="9016"/>
            </w:tabs>
            <w:rPr>
              <w:ins w:id="117" w:author="Ben Remez" w:date="2025-08-26T01:08:00Z" w16du:dateUtc="2025-08-25T22:08:00Z"/>
              <w:rFonts w:eastAsiaTheme="minorEastAsia"/>
              <w:noProof/>
              <w:sz w:val="24"/>
              <w:szCs w:val="24"/>
              <w:lang w:eastAsia="en-IL"/>
            </w:rPr>
          </w:pPr>
          <w:ins w:id="11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"_Toc207062972"</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11.1.</w:t>
            </w:r>
            <w:r>
              <w:rPr>
                <w:rFonts w:eastAsiaTheme="minorEastAsia"/>
                <w:noProof/>
                <w:sz w:val="24"/>
                <w:szCs w:val="24"/>
                <w:lang w:eastAsia="en-IL"/>
              </w:rPr>
              <w:tab/>
            </w:r>
            <w:r w:rsidRPr="009D22D1">
              <w:rPr>
                <w:rStyle w:val="Hyperlink"/>
                <w:noProof/>
              </w:rPr>
              <w:t>First Experiment - Baseline Setup</w:t>
            </w:r>
            <w:r>
              <w:rPr>
                <w:noProof/>
                <w:webHidden/>
              </w:rPr>
              <w:tab/>
            </w:r>
            <w:r>
              <w:rPr>
                <w:noProof/>
                <w:webHidden/>
              </w:rPr>
              <w:fldChar w:fldCharType="begin"/>
            </w:r>
            <w:r>
              <w:rPr>
                <w:noProof/>
                <w:webHidden/>
              </w:rPr>
              <w:instrText xml:space="preserve"> PAGEREF _Toc207062972 \h </w:instrText>
            </w:r>
          </w:ins>
          <w:r>
            <w:rPr>
              <w:noProof/>
              <w:webHidden/>
            </w:rPr>
          </w:r>
          <w:ins w:id="119" w:author="Ben Remez" w:date="2025-08-26T01:08:00Z" w16du:dateUtc="2025-08-25T22:08:00Z">
            <w:r>
              <w:rPr>
                <w:noProof/>
                <w:webHidden/>
              </w:rPr>
              <w:fldChar w:fldCharType="separate"/>
            </w:r>
          </w:ins>
          <w:ins w:id="120" w:author="Ben Remez" w:date="2025-08-26T11:40:00Z" w16du:dateUtc="2025-08-26T08:40:00Z">
            <w:r w:rsidR="00555492">
              <w:rPr>
                <w:noProof/>
                <w:webHidden/>
              </w:rPr>
              <w:t>22</w:t>
            </w:r>
          </w:ins>
          <w:ins w:id="121" w:author="Ben Remez" w:date="2025-08-26T01:08:00Z" w16du:dateUtc="2025-08-25T22:08:00Z">
            <w:r>
              <w:rPr>
                <w:noProof/>
                <w:webHidden/>
              </w:rPr>
              <w:fldChar w:fldCharType="end"/>
            </w:r>
            <w:r w:rsidRPr="009D22D1">
              <w:rPr>
                <w:rStyle w:val="Hyperlink"/>
                <w:noProof/>
              </w:rPr>
              <w:fldChar w:fldCharType="end"/>
            </w:r>
          </w:ins>
        </w:p>
        <w:p w14:paraId="3F3CD6EF" w14:textId="6630047C" w:rsidR="00EA4BDF" w:rsidRDefault="00EA4BDF">
          <w:pPr>
            <w:pStyle w:val="TOC3"/>
            <w:tabs>
              <w:tab w:val="left" w:pos="1440"/>
              <w:tab w:val="right" w:leader="dot" w:pos="9016"/>
            </w:tabs>
            <w:rPr>
              <w:ins w:id="122" w:author="Ben Remez" w:date="2025-08-26T01:08:00Z" w16du:dateUtc="2025-08-25T22:08:00Z"/>
              <w:rFonts w:eastAsiaTheme="minorEastAsia"/>
              <w:noProof/>
              <w:sz w:val="24"/>
              <w:szCs w:val="24"/>
              <w:lang w:eastAsia="en-IL"/>
            </w:rPr>
          </w:pPr>
          <w:ins w:id="12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"_Toc207062973"</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11.1.1.</w:t>
            </w:r>
            <w:r>
              <w:rPr>
                <w:rFonts w:eastAsiaTheme="minorEastAsia"/>
                <w:noProof/>
                <w:sz w:val="24"/>
                <w:szCs w:val="24"/>
                <w:lang w:eastAsia="en-IL"/>
              </w:rPr>
              <w:tab/>
            </w:r>
            <w:r w:rsidRPr="009D22D1">
              <w:rPr>
                <w:rStyle w:val="Hyperlink"/>
                <w:noProof/>
              </w:rPr>
              <w:t>Retrieval Methods</w:t>
            </w:r>
            <w:r>
              <w:rPr>
                <w:noProof/>
                <w:webHidden/>
              </w:rPr>
              <w:tab/>
            </w:r>
            <w:r>
              <w:rPr>
                <w:noProof/>
                <w:webHidden/>
              </w:rPr>
              <w:fldChar w:fldCharType="begin"/>
            </w:r>
            <w:r>
              <w:rPr>
                <w:noProof/>
                <w:webHidden/>
              </w:rPr>
              <w:instrText xml:space="preserve"> PAGEREF _Toc207062973 \h </w:instrText>
            </w:r>
          </w:ins>
          <w:r>
            <w:rPr>
              <w:noProof/>
              <w:webHidden/>
            </w:rPr>
          </w:r>
          <w:ins w:id="124" w:author="Ben Remez" w:date="2025-08-26T01:08:00Z" w16du:dateUtc="2025-08-25T22:08:00Z">
            <w:r>
              <w:rPr>
                <w:noProof/>
                <w:webHidden/>
              </w:rPr>
              <w:fldChar w:fldCharType="separate"/>
            </w:r>
          </w:ins>
          <w:ins w:id="125" w:author="Ben Remez" w:date="2025-08-26T11:40:00Z" w16du:dateUtc="2025-08-26T08:40:00Z">
            <w:r w:rsidR="00555492">
              <w:rPr>
                <w:noProof/>
                <w:webHidden/>
              </w:rPr>
              <w:t>22</w:t>
            </w:r>
          </w:ins>
          <w:ins w:id="126" w:author="Ben Remez" w:date="2025-08-26T01:08:00Z" w16du:dateUtc="2025-08-25T22:08:00Z">
            <w:r>
              <w:rPr>
                <w:noProof/>
                <w:webHidden/>
              </w:rPr>
              <w:fldChar w:fldCharType="end"/>
            </w:r>
            <w:r w:rsidRPr="009D22D1">
              <w:rPr>
                <w:rStyle w:val="Hyperlink"/>
                <w:noProof/>
              </w:rPr>
              <w:fldChar w:fldCharType="end"/>
            </w:r>
          </w:ins>
        </w:p>
        <w:p w14:paraId="1C0E684B" w14:textId="4F85B73C" w:rsidR="00EA4BDF" w:rsidRDefault="00EA4BDF">
          <w:pPr>
            <w:pStyle w:val="TOC3"/>
            <w:tabs>
              <w:tab w:val="left" w:pos="1440"/>
              <w:tab w:val="right" w:leader="dot" w:pos="9016"/>
            </w:tabs>
            <w:rPr>
              <w:ins w:id="127" w:author="Ben Remez" w:date="2025-08-26T01:08:00Z" w16du:dateUtc="2025-08-25T22:08:00Z"/>
              <w:rFonts w:eastAsiaTheme="minorEastAsia"/>
              <w:noProof/>
              <w:sz w:val="24"/>
              <w:szCs w:val="24"/>
              <w:lang w:eastAsia="en-IL"/>
            </w:rPr>
          </w:pPr>
          <w:ins w:id="12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"_Toc207062974"</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11.1.2.</w:t>
            </w:r>
            <w:r>
              <w:rPr>
                <w:rFonts w:eastAsiaTheme="minorEastAsia"/>
                <w:noProof/>
                <w:sz w:val="24"/>
                <w:szCs w:val="24"/>
                <w:lang w:eastAsia="en-IL"/>
              </w:rPr>
              <w:tab/>
            </w:r>
            <w:r w:rsidRPr="009D22D1">
              <w:rPr>
                <w:rStyle w:val="Hyperlink"/>
                <w:noProof/>
              </w:rPr>
              <w:t>Findings</w:t>
            </w:r>
            <w:r>
              <w:rPr>
                <w:noProof/>
                <w:webHidden/>
              </w:rPr>
              <w:tab/>
            </w:r>
            <w:r>
              <w:rPr>
                <w:noProof/>
                <w:webHidden/>
              </w:rPr>
              <w:fldChar w:fldCharType="begin"/>
            </w:r>
            <w:r>
              <w:rPr>
                <w:noProof/>
                <w:webHidden/>
              </w:rPr>
              <w:instrText xml:space="preserve"> PAGEREF _Toc207062974 \h </w:instrText>
            </w:r>
          </w:ins>
          <w:r>
            <w:rPr>
              <w:noProof/>
              <w:webHidden/>
            </w:rPr>
          </w:r>
          <w:ins w:id="129" w:author="Ben Remez" w:date="2025-08-26T01:08:00Z" w16du:dateUtc="2025-08-25T22:08:00Z">
            <w:r>
              <w:rPr>
                <w:noProof/>
                <w:webHidden/>
              </w:rPr>
              <w:fldChar w:fldCharType="separate"/>
            </w:r>
          </w:ins>
          <w:ins w:id="130" w:author="Ben Remez" w:date="2025-08-26T11:40:00Z" w16du:dateUtc="2025-08-26T08:40:00Z">
            <w:r w:rsidR="00555492">
              <w:rPr>
                <w:noProof/>
                <w:webHidden/>
              </w:rPr>
              <w:t>23</w:t>
            </w:r>
          </w:ins>
          <w:ins w:id="131" w:author="Ben Remez" w:date="2025-08-26T01:08:00Z" w16du:dateUtc="2025-08-25T22:08:00Z">
            <w:r>
              <w:rPr>
                <w:noProof/>
                <w:webHidden/>
              </w:rPr>
              <w:fldChar w:fldCharType="end"/>
            </w:r>
            <w:r w:rsidRPr="009D22D1">
              <w:rPr>
                <w:rStyle w:val="Hyperlink"/>
                <w:noProof/>
              </w:rPr>
              <w:fldChar w:fldCharType="end"/>
            </w:r>
          </w:ins>
        </w:p>
        <w:p w14:paraId="6FC3B413" w14:textId="5F7DDB40" w:rsidR="00EA4BDF" w:rsidRDefault="00EA4BDF">
          <w:pPr>
            <w:pStyle w:val="TOC2"/>
            <w:tabs>
              <w:tab w:val="left" w:pos="960"/>
              <w:tab w:val="right" w:leader="dot" w:pos="9016"/>
            </w:tabs>
            <w:rPr>
              <w:ins w:id="132" w:author="Ben Remez" w:date="2025-08-26T01:08:00Z" w16du:dateUtc="2025-08-25T22:08:00Z"/>
              <w:rFonts w:eastAsiaTheme="minorEastAsia"/>
              <w:noProof/>
              <w:sz w:val="24"/>
              <w:szCs w:val="24"/>
              <w:lang w:eastAsia="en-IL"/>
            </w:rPr>
          </w:pPr>
          <w:ins w:id="13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"_Toc207062975"</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11.2.</w:t>
            </w:r>
            <w:r>
              <w:rPr>
                <w:rFonts w:eastAsiaTheme="minorEastAsia"/>
                <w:noProof/>
                <w:sz w:val="24"/>
                <w:szCs w:val="24"/>
                <w:lang w:eastAsia="en-IL"/>
              </w:rPr>
              <w:tab/>
            </w:r>
            <w:r w:rsidRPr="009D22D1">
              <w:rPr>
                <w:rStyle w:val="Hyperlink"/>
                <w:noProof/>
              </w:rPr>
              <w:t>Second Experiment – Improved Indicators &amp; Enhanced RAG</w:t>
            </w:r>
            <w:r>
              <w:rPr>
                <w:noProof/>
                <w:webHidden/>
              </w:rPr>
              <w:tab/>
            </w:r>
            <w:r>
              <w:rPr>
                <w:noProof/>
                <w:webHidden/>
              </w:rPr>
              <w:fldChar w:fldCharType="begin"/>
            </w:r>
            <w:r>
              <w:rPr>
                <w:noProof/>
                <w:webHidden/>
              </w:rPr>
              <w:instrText xml:space="preserve"> PAGEREF _Toc207062975 \h </w:instrText>
            </w:r>
          </w:ins>
          <w:r>
            <w:rPr>
              <w:noProof/>
              <w:webHidden/>
            </w:rPr>
          </w:r>
          <w:ins w:id="134" w:author="Ben Remez" w:date="2025-08-26T01:08:00Z" w16du:dateUtc="2025-08-25T22:08:00Z">
            <w:r>
              <w:rPr>
                <w:noProof/>
                <w:webHidden/>
              </w:rPr>
              <w:fldChar w:fldCharType="separate"/>
            </w:r>
          </w:ins>
          <w:ins w:id="135" w:author="Ben Remez" w:date="2025-08-26T11:40:00Z" w16du:dateUtc="2025-08-26T08:40:00Z">
            <w:r w:rsidR="00555492">
              <w:rPr>
                <w:noProof/>
                <w:webHidden/>
              </w:rPr>
              <w:t>23</w:t>
            </w:r>
          </w:ins>
          <w:ins w:id="136" w:author="Ben Remez" w:date="2025-08-26T01:08:00Z" w16du:dateUtc="2025-08-25T22:08:00Z">
            <w:r>
              <w:rPr>
                <w:noProof/>
                <w:webHidden/>
              </w:rPr>
              <w:fldChar w:fldCharType="end"/>
            </w:r>
            <w:r w:rsidRPr="009D22D1">
              <w:rPr>
                <w:rStyle w:val="Hyperlink"/>
                <w:noProof/>
              </w:rPr>
              <w:fldChar w:fldCharType="end"/>
            </w:r>
          </w:ins>
        </w:p>
        <w:p w14:paraId="41E02AE6" w14:textId="11E1B3FE" w:rsidR="00EA4BDF" w:rsidRDefault="00EA4BDF">
          <w:pPr>
            <w:pStyle w:val="TOC3"/>
            <w:tabs>
              <w:tab w:val="left" w:pos="1440"/>
              <w:tab w:val="right" w:leader="dot" w:pos="9016"/>
            </w:tabs>
            <w:rPr>
              <w:ins w:id="137" w:author="Ben Remez" w:date="2025-08-26T01:08:00Z" w16du:dateUtc="2025-08-25T22:08:00Z"/>
              <w:rFonts w:eastAsiaTheme="minorEastAsia"/>
              <w:noProof/>
              <w:sz w:val="24"/>
              <w:szCs w:val="24"/>
              <w:lang w:eastAsia="en-IL"/>
            </w:rPr>
          </w:pPr>
          <w:ins w:id="13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"_Toc207062976"</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11.2.1.</w:t>
            </w:r>
            <w:r>
              <w:rPr>
                <w:rFonts w:eastAsiaTheme="minorEastAsia"/>
                <w:noProof/>
                <w:sz w:val="24"/>
                <w:szCs w:val="24"/>
                <w:lang w:eastAsia="en-IL"/>
              </w:rPr>
              <w:tab/>
            </w:r>
            <w:r w:rsidRPr="009D22D1">
              <w:rPr>
                <w:rStyle w:val="Hyperlink"/>
                <w:noProof/>
              </w:rPr>
              <w:t>Balanced Indicator Generation</w:t>
            </w:r>
            <w:r>
              <w:rPr>
                <w:noProof/>
                <w:webHidden/>
              </w:rPr>
              <w:tab/>
            </w:r>
            <w:r>
              <w:rPr>
                <w:noProof/>
                <w:webHidden/>
              </w:rPr>
              <w:fldChar w:fldCharType="begin"/>
            </w:r>
            <w:r>
              <w:rPr>
                <w:noProof/>
                <w:webHidden/>
              </w:rPr>
              <w:instrText xml:space="preserve"> PAGEREF _Toc207062976 \h </w:instrText>
            </w:r>
          </w:ins>
          <w:r>
            <w:rPr>
              <w:noProof/>
              <w:webHidden/>
            </w:rPr>
          </w:r>
          <w:ins w:id="139" w:author="Ben Remez" w:date="2025-08-26T01:08:00Z" w16du:dateUtc="2025-08-25T22:08:00Z">
            <w:r>
              <w:rPr>
                <w:noProof/>
                <w:webHidden/>
              </w:rPr>
              <w:fldChar w:fldCharType="separate"/>
            </w:r>
          </w:ins>
          <w:ins w:id="140" w:author="Ben Remez" w:date="2025-08-26T11:40:00Z" w16du:dateUtc="2025-08-26T08:40:00Z">
            <w:r w:rsidR="00555492">
              <w:rPr>
                <w:noProof/>
                <w:webHidden/>
              </w:rPr>
              <w:t>23</w:t>
            </w:r>
          </w:ins>
          <w:ins w:id="141" w:author="Ben Remez" w:date="2025-08-26T01:08:00Z" w16du:dateUtc="2025-08-25T22:08:00Z">
            <w:r>
              <w:rPr>
                <w:noProof/>
                <w:webHidden/>
              </w:rPr>
              <w:fldChar w:fldCharType="end"/>
            </w:r>
            <w:r w:rsidRPr="009D22D1">
              <w:rPr>
                <w:rStyle w:val="Hyperlink"/>
                <w:noProof/>
              </w:rPr>
              <w:fldChar w:fldCharType="end"/>
            </w:r>
          </w:ins>
        </w:p>
        <w:p w14:paraId="4FDA85E8" w14:textId="41C5CCEF" w:rsidR="00EA4BDF" w:rsidRDefault="00EA4BDF">
          <w:pPr>
            <w:pStyle w:val="TOC3"/>
            <w:tabs>
              <w:tab w:val="left" w:pos="1440"/>
              <w:tab w:val="right" w:leader="dot" w:pos="9016"/>
            </w:tabs>
            <w:rPr>
              <w:ins w:id="142" w:author="Ben Remez" w:date="2025-08-26T01:08:00Z" w16du:dateUtc="2025-08-25T22:08:00Z"/>
              <w:rFonts w:eastAsiaTheme="minorEastAsia"/>
              <w:noProof/>
              <w:sz w:val="24"/>
              <w:szCs w:val="24"/>
              <w:lang w:eastAsia="en-IL"/>
            </w:rPr>
          </w:pPr>
          <w:ins w:id="14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"_Toc207062977"</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11.2.2.</w:t>
            </w:r>
            <w:r>
              <w:rPr>
                <w:rFonts w:eastAsiaTheme="minorEastAsia"/>
                <w:noProof/>
                <w:sz w:val="24"/>
                <w:szCs w:val="24"/>
                <w:lang w:eastAsia="en-IL"/>
              </w:rPr>
              <w:tab/>
            </w:r>
            <w:r w:rsidRPr="009D22D1">
              <w:rPr>
                <w:rStyle w:val="Hyperlink"/>
                <w:noProof/>
              </w:rPr>
              <w:t>Enhanced RAG Retrieval Infrastructure</w:t>
            </w:r>
            <w:r>
              <w:rPr>
                <w:noProof/>
                <w:webHidden/>
              </w:rPr>
              <w:tab/>
            </w:r>
            <w:r>
              <w:rPr>
                <w:noProof/>
                <w:webHidden/>
              </w:rPr>
              <w:fldChar w:fldCharType="begin"/>
            </w:r>
            <w:r>
              <w:rPr>
                <w:noProof/>
                <w:webHidden/>
              </w:rPr>
              <w:instrText xml:space="preserve"> PAGEREF _Toc207062977 \h </w:instrText>
            </w:r>
          </w:ins>
          <w:r>
            <w:rPr>
              <w:noProof/>
              <w:webHidden/>
            </w:rPr>
          </w:r>
          <w:ins w:id="144" w:author="Ben Remez" w:date="2025-08-26T01:08:00Z" w16du:dateUtc="2025-08-25T22:08:00Z">
            <w:r>
              <w:rPr>
                <w:noProof/>
                <w:webHidden/>
              </w:rPr>
              <w:fldChar w:fldCharType="separate"/>
            </w:r>
          </w:ins>
          <w:ins w:id="145" w:author="Ben Remez" w:date="2025-08-26T11:40:00Z" w16du:dateUtc="2025-08-26T08:40:00Z">
            <w:r w:rsidR="00555492">
              <w:rPr>
                <w:noProof/>
                <w:webHidden/>
              </w:rPr>
              <w:t>24</w:t>
            </w:r>
          </w:ins>
          <w:ins w:id="146" w:author="Ben Remez" w:date="2025-08-26T01:08:00Z" w16du:dateUtc="2025-08-25T22:08:00Z">
            <w:r>
              <w:rPr>
                <w:noProof/>
                <w:webHidden/>
              </w:rPr>
              <w:fldChar w:fldCharType="end"/>
            </w:r>
            <w:r w:rsidRPr="009D22D1">
              <w:rPr>
                <w:rStyle w:val="Hyperlink"/>
                <w:noProof/>
              </w:rPr>
              <w:fldChar w:fldCharType="end"/>
            </w:r>
          </w:ins>
        </w:p>
        <w:p w14:paraId="0D4FF2A5" w14:textId="152CF71B" w:rsidR="00EA4BDF" w:rsidRDefault="00EA4BDF">
          <w:pPr>
            <w:pStyle w:val="TOC3"/>
            <w:tabs>
              <w:tab w:val="left" w:pos="1440"/>
              <w:tab w:val="right" w:leader="dot" w:pos="9016"/>
            </w:tabs>
            <w:rPr>
              <w:ins w:id="147" w:author="Ben Remez" w:date="2025-08-26T01:08:00Z" w16du:dateUtc="2025-08-25T22:08:00Z"/>
              <w:rFonts w:eastAsiaTheme="minorEastAsia"/>
              <w:noProof/>
              <w:sz w:val="24"/>
              <w:szCs w:val="24"/>
              <w:lang w:eastAsia="en-IL"/>
            </w:rPr>
          </w:pPr>
          <w:ins w:id="14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"_Toc207062978"</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11.2.3.</w:t>
            </w:r>
            <w:r>
              <w:rPr>
                <w:rFonts w:eastAsiaTheme="minorEastAsia"/>
                <w:noProof/>
                <w:sz w:val="24"/>
                <w:szCs w:val="24"/>
                <w:lang w:eastAsia="en-IL"/>
              </w:rPr>
              <w:tab/>
            </w:r>
            <w:r w:rsidRPr="009D22D1">
              <w:rPr>
                <w:rStyle w:val="Hyperlink"/>
                <w:noProof/>
              </w:rPr>
              <w:t>Findings</w:t>
            </w:r>
            <w:r>
              <w:rPr>
                <w:noProof/>
                <w:webHidden/>
              </w:rPr>
              <w:tab/>
            </w:r>
            <w:r>
              <w:rPr>
                <w:noProof/>
                <w:webHidden/>
              </w:rPr>
              <w:fldChar w:fldCharType="begin"/>
            </w:r>
            <w:r>
              <w:rPr>
                <w:noProof/>
                <w:webHidden/>
              </w:rPr>
              <w:instrText xml:space="preserve"> PAGEREF _Toc207062978 \h </w:instrText>
            </w:r>
          </w:ins>
          <w:r>
            <w:rPr>
              <w:noProof/>
              <w:webHidden/>
            </w:rPr>
          </w:r>
          <w:ins w:id="149" w:author="Ben Remez" w:date="2025-08-26T01:08:00Z" w16du:dateUtc="2025-08-25T22:08:00Z">
            <w:r>
              <w:rPr>
                <w:noProof/>
                <w:webHidden/>
              </w:rPr>
              <w:fldChar w:fldCharType="separate"/>
            </w:r>
          </w:ins>
          <w:ins w:id="150" w:author="Ben Remez" w:date="2025-08-26T11:40:00Z" w16du:dateUtc="2025-08-26T08:40:00Z">
            <w:r w:rsidR="00555492">
              <w:rPr>
                <w:noProof/>
                <w:webHidden/>
              </w:rPr>
              <w:t>25</w:t>
            </w:r>
          </w:ins>
          <w:ins w:id="151" w:author="Ben Remez" w:date="2025-08-26T01:08:00Z" w16du:dateUtc="2025-08-25T22:08:00Z">
            <w:r>
              <w:rPr>
                <w:noProof/>
                <w:webHidden/>
              </w:rPr>
              <w:fldChar w:fldCharType="end"/>
            </w:r>
            <w:r w:rsidRPr="009D22D1">
              <w:rPr>
                <w:rStyle w:val="Hyperlink"/>
                <w:noProof/>
              </w:rPr>
              <w:fldChar w:fldCharType="end"/>
            </w:r>
          </w:ins>
        </w:p>
        <w:p w14:paraId="4F1C63DB" w14:textId="08809093" w:rsidR="00EA4BDF" w:rsidRDefault="00EA4BDF">
          <w:pPr>
            <w:pStyle w:val="TOC2"/>
            <w:tabs>
              <w:tab w:val="left" w:pos="960"/>
              <w:tab w:val="right" w:leader="dot" w:pos="9016"/>
            </w:tabs>
            <w:rPr>
              <w:ins w:id="152" w:author="Ben Remez" w:date="2025-08-26T01:08:00Z" w16du:dateUtc="2025-08-25T22:08:00Z"/>
              <w:rFonts w:eastAsiaTheme="minorEastAsia"/>
              <w:noProof/>
              <w:sz w:val="24"/>
              <w:szCs w:val="24"/>
              <w:lang w:eastAsia="en-IL"/>
            </w:rPr>
          </w:pPr>
          <w:ins w:id="15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"_Toc207062979"</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11.3.</w:t>
            </w:r>
            <w:r>
              <w:rPr>
                <w:rFonts w:eastAsiaTheme="minorEastAsia"/>
                <w:noProof/>
                <w:sz w:val="24"/>
                <w:szCs w:val="24"/>
                <w:lang w:eastAsia="en-IL"/>
              </w:rPr>
              <w:tab/>
            </w:r>
            <w:r w:rsidRPr="009D22D1">
              <w:rPr>
                <w:rStyle w:val="Hyperlink"/>
                <w:noProof/>
              </w:rPr>
              <w:t>Third Experiment – Integrating Deep Analysis</w:t>
            </w:r>
            <w:r>
              <w:rPr>
                <w:noProof/>
                <w:webHidden/>
              </w:rPr>
              <w:tab/>
            </w:r>
            <w:r>
              <w:rPr>
                <w:noProof/>
                <w:webHidden/>
              </w:rPr>
              <w:fldChar w:fldCharType="begin"/>
            </w:r>
            <w:r>
              <w:rPr>
                <w:noProof/>
                <w:webHidden/>
              </w:rPr>
              <w:instrText xml:space="preserve"> PAGEREF _Toc207062979 \h </w:instrText>
            </w:r>
          </w:ins>
          <w:r>
            <w:rPr>
              <w:noProof/>
              <w:webHidden/>
            </w:rPr>
          </w:r>
          <w:ins w:id="154" w:author="Ben Remez" w:date="2025-08-26T01:08:00Z" w16du:dateUtc="2025-08-25T22:08:00Z">
            <w:r>
              <w:rPr>
                <w:noProof/>
                <w:webHidden/>
              </w:rPr>
              <w:fldChar w:fldCharType="separate"/>
            </w:r>
          </w:ins>
          <w:ins w:id="155" w:author="Ben Remez" w:date="2025-08-26T11:40:00Z" w16du:dateUtc="2025-08-26T08:40:00Z">
            <w:r w:rsidR="00555492">
              <w:rPr>
                <w:noProof/>
                <w:webHidden/>
              </w:rPr>
              <w:t>26</w:t>
            </w:r>
          </w:ins>
          <w:ins w:id="156" w:author="Ben Remez" w:date="2025-08-26T01:08:00Z" w16du:dateUtc="2025-08-25T22:08:00Z">
            <w:r>
              <w:rPr>
                <w:noProof/>
                <w:webHidden/>
              </w:rPr>
              <w:fldChar w:fldCharType="end"/>
            </w:r>
            <w:r w:rsidRPr="009D22D1">
              <w:rPr>
                <w:rStyle w:val="Hyperlink"/>
                <w:noProof/>
              </w:rPr>
              <w:fldChar w:fldCharType="end"/>
            </w:r>
          </w:ins>
        </w:p>
        <w:p w14:paraId="0F2FA014" w14:textId="25922C72" w:rsidR="00EA4BDF" w:rsidRDefault="00EA4BDF">
          <w:pPr>
            <w:pStyle w:val="TOC3"/>
            <w:tabs>
              <w:tab w:val="left" w:pos="1440"/>
              <w:tab w:val="right" w:leader="dot" w:pos="9016"/>
            </w:tabs>
            <w:rPr>
              <w:ins w:id="157" w:author="Ben Remez" w:date="2025-08-26T01:08:00Z" w16du:dateUtc="2025-08-25T22:08:00Z"/>
              <w:rFonts w:eastAsiaTheme="minorEastAsia"/>
              <w:noProof/>
              <w:sz w:val="24"/>
              <w:szCs w:val="24"/>
              <w:lang w:eastAsia="en-IL"/>
            </w:rPr>
          </w:pPr>
          <w:ins w:id="15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"_Toc207062980"</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11.3.1.</w:t>
            </w:r>
            <w:r>
              <w:rPr>
                <w:rFonts w:eastAsiaTheme="minorEastAsia"/>
                <w:noProof/>
                <w:sz w:val="24"/>
                <w:szCs w:val="24"/>
                <w:lang w:eastAsia="en-IL"/>
              </w:rPr>
              <w:tab/>
            </w:r>
            <w:r w:rsidRPr="009D22D1">
              <w:rPr>
                <w:rStyle w:val="Hyperlink"/>
                <w:noProof/>
              </w:rPr>
              <w:t>Approach</w:t>
            </w:r>
            <w:r>
              <w:rPr>
                <w:noProof/>
                <w:webHidden/>
              </w:rPr>
              <w:tab/>
            </w:r>
            <w:r>
              <w:rPr>
                <w:noProof/>
                <w:webHidden/>
              </w:rPr>
              <w:fldChar w:fldCharType="begin"/>
            </w:r>
            <w:r>
              <w:rPr>
                <w:noProof/>
                <w:webHidden/>
              </w:rPr>
              <w:instrText xml:space="preserve"> PAGEREF _Toc207062980 \h </w:instrText>
            </w:r>
          </w:ins>
          <w:r>
            <w:rPr>
              <w:noProof/>
              <w:webHidden/>
            </w:rPr>
          </w:r>
          <w:ins w:id="159" w:author="Ben Remez" w:date="2025-08-26T01:08:00Z" w16du:dateUtc="2025-08-25T22:08:00Z">
            <w:r>
              <w:rPr>
                <w:noProof/>
                <w:webHidden/>
              </w:rPr>
              <w:fldChar w:fldCharType="separate"/>
            </w:r>
          </w:ins>
          <w:ins w:id="160" w:author="Ben Remez" w:date="2025-08-26T11:40:00Z" w16du:dateUtc="2025-08-26T08:40:00Z">
            <w:r w:rsidR="00555492">
              <w:rPr>
                <w:noProof/>
                <w:webHidden/>
              </w:rPr>
              <w:t>26</w:t>
            </w:r>
          </w:ins>
          <w:ins w:id="161" w:author="Ben Remez" w:date="2025-08-26T01:08:00Z" w16du:dateUtc="2025-08-25T22:08:00Z">
            <w:r>
              <w:rPr>
                <w:noProof/>
                <w:webHidden/>
              </w:rPr>
              <w:fldChar w:fldCharType="end"/>
            </w:r>
            <w:r w:rsidRPr="009D22D1">
              <w:rPr>
                <w:rStyle w:val="Hyperlink"/>
                <w:noProof/>
              </w:rPr>
              <w:fldChar w:fldCharType="end"/>
            </w:r>
          </w:ins>
        </w:p>
        <w:p w14:paraId="311CD8BD" w14:textId="23D0B860" w:rsidR="00EA4BDF" w:rsidRDefault="00EA4BDF">
          <w:pPr>
            <w:pStyle w:val="TOC3"/>
            <w:tabs>
              <w:tab w:val="left" w:pos="1440"/>
              <w:tab w:val="right" w:leader="dot" w:pos="9016"/>
            </w:tabs>
            <w:rPr>
              <w:ins w:id="162" w:author="Ben Remez" w:date="2025-08-26T01:08:00Z" w16du:dateUtc="2025-08-25T22:08:00Z"/>
              <w:rFonts w:eastAsiaTheme="minorEastAsia"/>
              <w:noProof/>
              <w:sz w:val="24"/>
              <w:szCs w:val="24"/>
              <w:lang w:eastAsia="en-IL"/>
            </w:rPr>
          </w:pPr>
          <w:ins w:id="16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"_Toc207062981"</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11.3.2.</w:t>
            </w:r>
            <w:r>
              <w:rPr>
                <w:rFonts w:eastAsiaTheme="minorEastAsia"/>
                <w:noProof/>
                <w:sz w:val="24"/>
                <w:szCs w:val="24"/>
                <w:lang w:eastAsia="en-IL"/>
              </w:rPr>
              <w:tab/>
            </w:r>
            <w:r w:rsidRPr="009D22D1">
              <w:rPr>
                <w:rStyle w:val="Hyperlink"/>
                <w:noProof/>
              </w:rPr>
              <w:t>Findings</w:t>
            </w:r>
            <w:r>
              <w:rPr>
                <w:noProof/>
                <w:webHidden/>
              </w:rPr>
              <w:tab/>
            </w:r>
            <w:r>
              <w:rPr>
                <w:noProof/>
                <w:webHidden/>
              </w:rPr>
              <w:fldChar w:fldCharType="begin"/>
            </w:r>
            <w:r>
              <w:rPr>
                <w:noProof/>
                <w:webHidden/>
              </w:rPr>
              <w:instrText xml:space="preserve"> PAGEREF _Toc207062981 \h </w:instrText>
            </w:r>
          </w:ins>
          <w:r>
            <w:rPr>
              <w:noProof/>
              <w:webHidden/>
            </w:rPr>
          </w:r>
          <w:ins w:id="164" w:author="Ben Remez" w:date="2025-08-26T01:08:00Z" w16du:dateUtc="2025-08-25T22:08:00Z">
            <w:r>
              <w:rPr>
                <w:noProof/>
                <w:webHidden/>
              </w:rPr>
              <w:fldChar w:fldCharType="separate"/>
            </w:r>
          </w:ins>
          <w:ins w:id="165" w:author="Ben Remez" w:date="2025-08-26T11:40:00Z" w16du:dateUtc="2025-08-26T08:40:00Z">
            <w:r w:rsidR="00555492">
              <w:rPr>
                <w:noProof/>
                <w:webHidden/>
              </w:rPr>
              <w:t>26</w:t>
            </w:r>
          </w:ins>
          <w:ins w:id="166" w:author="Ben Remez" w:date="2025-08-26T01:08:00Z" w16du:dateUtc="2025-08-25T22:08:00Z">
            <w:r>
              <w:rPr>
                <w:noProof/>
                <w:webHidden/>
              </w:rPr>
              <w:fldChar w:fldCharType="end"/>
            </w:r>
            <w:r w:rsidRPr="009D22D1">
              <w:rPr>
                <w:rStyle w:val="Hyperlink"/>
                <w:noProof/>
              </w:rPr>
              <w:fldChar w:fldCharType="end"/>
            </w:r>
          </w:ins>
        </w:p>
        <w:p w14:paraId="3AB38A5A" w14:textId="7A0A2C0D" w:rsidR="00EA4BDF" w:rsidRDefault="00EA4BDF">
          <w:pPr>
            <w:pStyle w:val="TOC2"/>
            <w:tabs>
              <w:tab w:val="left" w:pos="960"/>
              <w:tab w:val="right" w:leader="dot" w:pos="9016"/>
            </w:tabs>
            <w:rPr>
              <w:ins w:id="167" w:author="Ben Remez" w:date="2025-08-26T01:08:00Z" w16du:dateUtc="2025-08-25T22:08:00Z"/>
              <w:rFonts w:eastAsiaTheme="minorEastAsia"/>
              <w:noProof/>
              <w:sz w:val="24"/>
              <w:szCs w:val="24"/>
              <w:lang w:eastAsia="en-IL"/>
            </w:rPr>
          </w:pPr>
          <w:ins w:id="168" w:author="Ben Remez" w:date="2025-08-26T01:08:00Z" w16du:dateUtc="2025-08-25T22:08:00Z">
            <w:r w:rsidRPr="009D22D1">
              <w:rPr>
                <w:rStyle w:val="Hyperlink"/>
                <w:noProof/>
              </w:rPr>
              <w:lastRenderedPageBreak/>
              <w:fldChar w:fldCharType="begin"/>
            </w:r>
            <w:r w:rsidRPr="009D22D1">
              <w:rPr>
                <w:rStyle w:val="Hyperlink"/>
                <w:noProof/>
              </w:rPr>
              <w:instrText xml:space="preserve"> </w:instrText>
            </w:r>
            <w:r>
              <w:rPr>
                <w:noProof/>
              </w:rPr>
              <w:instrText>HYPERLINK \l "_Toc207062982"</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11.4.</w:t>
            </w:r>
            <w:r>
              <w:rPr>
                <w:rFonts w:eastAsiaTheme="minorEastAsia"/>
                <w:noProof/>
                <w:sz w:val="24"/>
                <w:szCs w:val="24"/>
                <w:lang w:eastAsia="en-IL"/>
              </w:rPr>
              <w:tab/>
            </w:r>
            <w:r w:rsidRPr="009D22D1">
              <w:rPr>
                <w:rStyle w:val="Hyperlink"/>
                <w:noProof/>
              </w:rPr>
              <w:t>Experiments Summary</w:t>
            </w:r>
            <w:r>
              <w:rPr>
                <w:noProof/>
                <w:webHidden/>
              </w:rPr>
              <w:tab/>
            </w:r>
            <w:r>
              <w:rPr>
                <w:noProof/>
                <w:webHidden/>
              </w:rPr>
              <w:fldChar w:fldCharType="begin"/>
            </w:r>
            <w:r>
              <w:rPr>
                <w:noProof/>
                <w:webHidden/>
              </w:rPr>
              <w:instrText xml:space="preserve"> PAGEREF _Toc207062982 \h </w:instrText>
            </w:r>
          </w:ins>
          <w:r>
            <w:rPr>
              <w:noProof/>
              <w:webHidden/>
            </w:rPr>
          </w:r>
          <w:ins w:id="169" w:author="Ben Remez" w:date="2025-08-26T01:08:00Z" w16du:dateUtc="2025-08-25T22:08:00Z">
            <w:r>
              <w:rPr>
                <w:noProof/>
                <w:webHidden/>
              </w:rPr>
              <w:fldChar w:fldCharType="separate"/>
            </w:r>
          </w:ins>
          <w:ins w:id="170" w:author="Ben Remez" w:date="2025-08-26T11:40:00Z" w16du:dateUtc="2025-08-26T08:40:00Z">
            <w:r w:rsidR="00555492">
              <w:rPr>
                <w:noProof/>
                <w:webHidden/>
              </w:rPr>
              <w:t>27</w:t>
            </w:r>
          </w:ins>
          <w:ins w:id="171" w:author="Ben Remez" w:date="2025-08-26T01:08:00Z" w16du:dateUtc="2025-08-25T22:08:00Z">
            <w:r>
              <w:rPr>
                <w:noProof/>
                <w:webHidden/>
              </w:rPr>
              <w:fldChar w:fldCharType="end"/>
            </w:r>
            <w:r w:rsidRPr="009D22D1">
              <w:rPr>
                <w:rStyle w:val="Hyperlink"/>
                <w:noProof/>
              </w:rPr>
              <w:fldChar w:fldCharType="end"/>
            </w:r>
          </w:ins>
        </w:p>
        <w:p w14:paraId="14CF614F" w14:textId="4ED2198D" w:rsidR="00EA4BDF" w:rsidRDefault="00EA4BDF">
          <w:pPr>
            <w:pStyle w:val="TOC1"/>
            <w:tabs>
              <w:tab w:val="left" w:pos="720"/>
              <w:tab w:val="right" w:leader="dot" w:pos="9016"/>
            </w:tabs>
            <w:rPr>
              <w:ins w:id="172" w:author="Ben Remez" w:date="2025-08-26T01:08:00Z" w16du:dateUtc="2025-08-25T22:08:00Z"/>
              <w:rFonts w:eastAsiaTheme="minorEastAsia"/>
              <w:noProof/>
              <w:sz w:val="24"/>
              <w:szCs w:val="24"/>
              <w:lang w:eastAsia="en-IL"/>
            </w:rPr>
          </w:pPr>
          <w:ins w:id="17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"_Toc207062983"</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12.</w:t>
            </w:r>
            <w:r>
              <w:rPr>
                <w:rFonts w:eastAsiaTheme="minorEastAsia"/>
                <w:noProof/>
                <w:sz w:val="24"/>
                <w:szCs w:val="24"/>
                <w:lang w:eastAsia="en-IL"/>
              </w:rPr>
              <w:tab/>
            </w:r>
            <w:r w:rsidRPr="009D22D1">
              <w:rPr>
                <w:rStyle w:val="Hyperlink"/>
                <w:noProof/>
              </w:rPr>
              <w:t>Results</w:t>
            </w:r>
            <w:r>
              <w:rPr>
                <w:noProof/>
                <w:webHidden/>
              </w:rPr>
              <w:tab/>
            </w:r>
            <w:r>
              <w:rPr>
                <w:noProof/>
                <w:webHidden/>
              </w:rPr>
              <w:fldChar w:fldCharType="begin"/>
            </w:r>
            <w:r>
              <w:rPr>
                <w:noProof/>
                <w:webHidden/>
              </w:rPr>
              <w:instrText xml:space="preserve"> PAGEREF _Toc207062983 \h </w:instrText>
            </w:r>
          </w:ins>
          <w:r>
            <w:rPr>
              <w:noProof/>
              <w:webHidden/>
            </w:rPr>
          </w:r>
          <w:ins w:id="174" w:author="Ben Remez" w:date="2025-08-26T01:08:00Z" w16du:dateUtc="2025-08-25T22:08:00Z">
            <w:r>
              <w:rPr>
                <w:noProof/>
                <w:webHidden/>
              </w:rPr>
              <w:fldChar w:fldCharType="separate"/>
            </w:r>
          </w:ins>
          <w:ins w:id="175" w:author="Ben Remez" w:date="2025-08-26T11:40:00Z" w16du:dateUtc="2025-08-26T08:40:00Z">
            <w:r w:rsidR="00555492">
              <w:rPr>
                <w:noProof/>
                <w:webHidden/>
              </w:rPr>
              <w:t>27</w:t>
            </w:r>
          </w:ins>
          <w:ins w:id="176" w:author="Ben Remez" w:date="2025-08-26T01:08:00Z" w16du:dateUtc="2025-08-25T22:08:00Z">
            <w:r>
              <w:rPr>
                <w:noProof/>
                <w:webHidden/>
              </w:rPr>
              <w:fldChar w:fldCharType="end"/>
            </w:r>
            <w:r w:rsidRPr="009D22D1">
              <w:rPr>
                <w:rStyle w:val="Hyperlink"/>
                <w:noProof/>
              </w:rPr>
              <w:fldChar w:fldCharType="end"/>
            </w:r>
          </w:ins>
        </w:p>
        <w:p w14:paraId="72D4D988" w14:textId="2B4A2280" w:rsidR="00EA4BDF" w:rsidRDefault="00EA4BDF">
          <w:pPr>
            <w:pStyle w:val="TOC2"/>
            <w:tabs>
              <w:tab w:val="left" w:pos="960"/>
              <w:tab w:val="right" w:leader="dot" w:pos="9016"/>
            </w:tabs>
            <w:rPr>
              <w:ins w:id="177" w:author="Ben Remez" w:date="2025-08-26T01:08:00Z" w16du:dateUtc="2025-08-25T22:08:00Z"/>
              <w:rFonts w:eastAsiaTheme="minorEastAsia"/>
              <w:noProof/>
              <w:sz w:val="24"/>
              <w:szCs w:val="24"/>
              <w:lang w:eastAsia="en-IL"/>
            </w:rPr>
          </w:pPr>
          <w:ins w:id="17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"_Toc207062984"</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12.1.</w:t>
            </w:r>
            <w:r>
              <w:rPr>
                <w:rFonts w:eastAsiaTheme="minorEastAsia"/>
                <w:noProof/>
                <w:sz w:val="24"/>
                <w:szCs w:val="24"/>
                <w:lang w:eastAsia="en-IL"/>
              </w:rPr>
              <w:tab/>
            </w:r>
            <w:r w:rsidRPr="009D22D1">
              <w:rPr>
                <w:rStyle w:val="Hyperlink"/>
                <w:noProof/>
              </w:rPr>
              <w:t>Initial Results (Baseline Experiment)</w:t>
            </w:r>
            <w:r>
              <w:rPr>
                <w:noProof/>
                <w:webHidden/>
              </w:rPr>
              <w:tab/>
            </w:r>
            <w:r>
              <w:rPr>
                <w:noProof/>
                <w:webHidden/>
              </w:rPr>
              <w:fldChar w:fldCharType="begin"/>
            </w:r>
            <w:r>
              <w:rPr>
                <w:noProof/>
                <w:webHidden/>
              </w:rPr>
              <w:instrText xml:space="preserve"> PAGEREF _Toc207062984 \h </w:instrText>
            </w:r>
          </w:ins>
          <w:r>
            <w:rPr>
              <w:noProof/>
              <w:webHidden/>
            </w:rPr>
          </w:r>
          <w:ins w:id="179" w:author="Ben Remez" w:date="2025-08-26T01:08:00Z" w16du:dateUtc="2025-08-25T22:08:00Z">
            <w:r>
              <w:rPr>
                <w:noProof/>
                <w:webHidden/>
              </w:rPr>
              <w:fldChar w:fldCharType="separate"/>
            </w:r>
          </w:ins>
          <w:ins w:id="180" w:author="Ben Remez" w:date="2025-08-26T11:40:00Z" w16du:dateUtc="2025-08-26T08:40:00Z">
            <w:r w:rsidR="00555492">
              <w:rPr>
                <w:noProof/>
                <w:webHidden/>
              </w:rPr>
              <w:t>28</w:t>
            </w:r>
          </w:ins>
          <w:ins w:id="181" w:author="Ben Remez" w:date="2025-08-26T01:08:00Z" w16du:dateUtc="2025-08-25T22:08:00Z">
            <w:r>
              <w:rPr>
                <w:noProof/>
                <w:webHidden/>
              </w:rPr>
              <w:fldChar w:fldCharType="end"/>
            </w:r>
            <w:r w:rsidRPr="009D22D1">
              <w:rPr>
                <w:rStyle w:val="Hyperlink"/>
                <w:noProof/>
              </w:rPr>
              <w:fldChar w:fldCharType="end"/>
            </w:r>
          </w:ins>
        </w:p>
        <w:p w14:paraId="6AAA1B55" w14:textId="4902A5E7" w:rsidR="00EA4BDF" w:rsidRDefault="00EA4BDF">
          <w:pPr>
            <w:pStyle w:val="TOC2"/>
            <w:tabs>
              <w:tab w:val="left" w:pos="960"/>
              <w:tab w:val="right" w:leader="dot" w:pos="9016"/>
            </w:tabs>
            <w:rPr>
              <w:ins w:id="182" w:author="Ben Remez" w:date="2025-08-26T01:08:00Z" w16du:dateUtc="2025-08-25T22:08:00Z"/>
              <w:rFonts w:eastAsiaTheme="minorEastAsia"/>
              <w:noProof/>
              <w:sz w:val="24"/>
              <w:szCs w:val="24"/>
              <w:lang w:eastAsia="en-IL"/>
            </w:rPr>
          </w:pPr>
          <w:ins w:id="18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"_Toc207062985"</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12.2.</w:t>
            </w:r>
            <w:r>
              <w:rPr>
                <w:rFonts w:eastAsiaTheme="minorEastAsia"/>
                <w:noProof/>
                <w:sz w:val="24"/>
                <w:szCs w:val="24"/>
                <w:lang w:eastAsia="en-IL"/>
              </w:rPr>
              <w:tab/>
            </w:r>
            <w:r w:rsidRPr="009D22D1">
              <w:rPr>
                <w:rStyle w:val="Hyperlink"/>
                <w:noProof/>
              </w:rPr>
              <w:t>Results After Fine-Tuned Indicators</w:t>
            </w:r>
            <w:r>
              <w:rPr>
                <w:noProof/>
                <w:webHidden/>
              </w:rPr>
              <w:tab/>
            </w:r>
            <w:r>
              <w:rPr>
                <w:noProof/>
                <w:webHidden/>
              </w:rPr>
              <w:fldChar w:fldCharType="begin"/>
            </w:r>
            <w:r>
              <w:rPr>
                <w:noProof/>
                <w:webHidden/>
              </w:rPr>
              <w:instrText xml:space="preserve"> PAGEREF _Toc207062985 \h </w:instrText>
            </w:r>
          </w:ins>
          <w:r>
            <w:rPr>
              <w:noProof/>
              <w:webHidden/>
            </w:rPr>
          </w:r>
          <w:ins w:id="184" w:author="Ben Remez" w:date="2025-08-26T01:08:00Z" w16du:dateUtc="2025-08-25T22:08:00Z">
            <w:r>
              <w:rPr>
                <w:noProof/>
                <w:webHidden/>
              </w:rPr>
              <w:fldChar w:fldCharType="separate"/>
            </w:r>
          </w:ins>
          <w:ins w:id="185" w:author="Ben Remez" w:date="2025-08-26T11:40:00Z" w16du:dateUtc="2025-08-26T08:40:00Z">
            <w:r w:rsidR="00555492">
              <w:rPr>
                <w:noProof/>
                <w:webHidden/>
              </w:rPr>
              <w:t>29</w:t>
            </w:r>
          </w:ins>
          <w:ins w:id="186" w:author="Ben Remez" w:date="2025-08-26T01:08:00Z" w16du:dateUtc="2025-08-25T22:08:00Z">
            <w:r>
              <w:rPr>
                <w:noProof/>
                <w:webHidden/>
              </w:rPr>
              <w:fldChar w:fldCharType="end"/>
            </w:r>
            <w:r w:rsidRPr="009D22D1">
              <w:rPr>
                <w:rStyle w:val="Hyperlink"/>
                <w:noProof/>
              </w:rPr>
              <w:fldChar w:fldCharType="end"/>
            </w:r>
          </w:ins>
        </w:p>
        <w:p w14:paraId="1AE77F7F" w14:textId="6B24530F" w:rsidR="00EA4BDF" w:rsidRDefault="00EA4BDF">
          <w:pPr>
            <w:pStyle w:val="TOC2"/>
            <w:tabs>
              <w:tab w:val="left" w:pos="960"/>
              <w:tab w:val="right" w:leader="dot" w:pos="9016"/>
            </w:tabs>
            <w:rPr>
              <w:ins w:id="187" w:author="Ben Remez" w:date="2025-08-26T01:08:00Z" w16du:dateUtc="2025-08-25T22:08:00Z"/>
              <w:rFonts w:eastAsiaTheme="minorEastAsia"/>
              <w:noProof/>
              <w:sz w:val="24"/>
              <w:szCs w:val="24"/>
              <w:lang w:eastAsia="en-IL"/>
            </w:rPr>
          </w:pPr>
          <w:ins w:id="18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"_Toc207062986"</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12.3.</w:t>
            </w:r>
            <w:r>
              <w:rPr>
                <w:rFonts w:eastAsiaTheme="minorEastAsia"/>
                <w:noProof/>
                <w:sz w:val="24"/>
                <w:szCs w:val="24"/>
                <w:lang w:eastAsia="en-IL"/>
              </w:rPr>
              <w:tab/>
            </w:r>
            <w:r w:rsidRPr="009D22D1">
              <w:rPr>
                <w:rStyle w:val="Hyperlink"/>
                <w:noProof/>
              </w:rPr>
              <w:t>Results After Introducing Deep Analysis</w:t>
            </w:r>
            <w:r>
              <w:rPr>
                <w:noProof/>
                <w:webHidden/>
              </w:rPr>
              <w:tab/>
            </w:r>
            <w:r>
              <w:rPr>
                <w:noProof/>
                <w:webHidden/>
              </w:rPr>
              <w:fldChar w:fldCharType="begin"/>
            </w:r>
            <w:r>
              <w:rPr>
                <w:noProof/>
                <w:webHidden/>
              </w:rPr>
              <w:instrText xml:space="preserve"> PAGEREF _Toc207062986 \h </w:instrText>
            </w:r>
          </w:ins>
          <w:r>
            <w:rPr>
              <w:noProof/>
              <w:webHidden/>
            </w:rPr>
          </w:r>
          <w:ins w:id="189" w:author="Ben Remez" w:date="2025-08-26T01:08:00Z" w16du:dateUtc="2025-08-25T22:08:00Z">
            <w:r>
              <w:rPr>
                <w:noProof/>
                <w:webHidden/>
              </w:rPr>
              <w:fldChar w:fldCharType="separate"/>
            </w:r>
          </w:ins>
          <w:ins w:id="190" w:author="Ben Remez" w:date="2025-08-26T11:40:00Z" w16du:dateUtc="2025-08-26T08:40:00Z">
            <w:r w:rsidR="00555492">
              <w:rPr>
                <w:noProof/>
                <w:webHidden/>
              </w:rPr>
              <w:t>31</w:t>
            </w:r>
          </w:ins>
          <w:ins w:id="191" w:author="Ben Remez" w:date="2025-08-26T01:08:00Z" w16du:dateUtc="2025-08-25T22:08:00Z">
            <w:r>
              <w:rPr>
                <w:noProof/>
                <w:webHidden/>
              </w:rPr>
              <w:fldChar w:fldCharType="end"/>
            </w:r>
            <w:r w:rsidRPr="009D22D1">
              <w:rPr>
                <w:rStyle w:val="Hyperlink"/>
                <w:noProof/>
              </w:rPr>
              <w:fldChar w:fldCharType="end"/>
            </w:r>
          </w:ins>
        </w:p>
        <w:p w14:paraId="3E12E907" w14:textId="0BF09ECE" w:rsidR="00EA4BDF" w:rsidRDefault="00EA4BDF">
          <w:pPr>
            <w:pStyle w:val="TOC1"/>
            <w:tabs>
              <w:tab w:val="left" w:pos="720"/>
              <w:tab w:val="right" w:leader="dot" w:pos="9016"/>
            </w:tabs>
            <w:rPr>
              <w:ins w:id="192" w:author="Ben Remez" w:date="2025-08-26T01:08:00Z" w16du:dateUtc="2025-08-25T22:08:00Z"/>
              <w:rFonts w:eastAsiaTheme="minorEastAsia"/>
              <w:noProof/>
              <w:sz w:val="24"/>
              <w:szCs w:val="24"/>
              <w:lang w:eastAsia="en-IL"/>
            </w:rPr>
          </w:pPr>
          <w:ins w:id="19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"_Toc207062988"</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w:t>
            </w:r>
            <w:r>
              <w:rPr>
                <w:rFonts w:eastAsiaTheme="minorEastAsia"/>
                <w:noProof/>
                <w:sz w:val="24"/>
                <w:szCs w:val="24"/>
                <w:lang w:eastAsia="en-IL"/>
              </w:rPr>
              <w:tab/>
            </w:r>
            <w:r w:rsidRPr="009D22D1">
              <w:rPr>
                <w:rStyle w:val="Hyperlink"/>
                <w:noProof/>
              </w:rPr>
              <w:t>Discussion</w:t>
            </w:r>
            <w:r>
              <w:rPr>
                <w:noProof/>
                <w:webHidden/>
              </w:rPr>
              <w:tab/>
            </w:r>
            <w:r>
              <w:rPr>
                <w:noProof/>
                <w:webHidden/>
              </w:rPr>
              <w:fldChar w:fldCharType="begin"/>
            </w:r>
            <w:r>
              <w:rPr>
                <w:noProof/>
                <w:webHidden/>
              </w:rPr>
              <w:instrText xml:space="preserve"> PAGEREF _Toc207062988 \h </w:instrText>
            </w:r>
          </w:ins>
          <w:r>
            <w:rPr>
              <w:noProof/>
              <w:webHidden/>
            </w:rPr>
          </w:r>
          <w:ins w:id="194" w:author="Ben Remez" w:date="2025-08-26T01:08:00Z" w16du:dateUtc="2025-08-25T22:08:00Z">
            <w:r>
              <w:rPr>
                <w:noProof/>
                <w:webHidden/>
              </w:rPr>
              <w:fldChar w:fldCharType="separate"/>
            </w:r>
          </w:ins>
          <w:ins w:id="195" w:author="Ben Remez" w:date="2025-08-26T11:40:00Z" w16du:dateUtc="2025-08-26T08:40:00Z">
            <w:r w:rsidR="00555492">
              <w:rPr>
                <w:noProof/>
                <w:webHidden/>
              </w:rPr>
              <w:t>33</w:t>
            </w:r>
          </w:ins>
          <w:ins w:id="196" w:author="Ben Remez" w:date="2025-08-26T01:08:00Z" w16du:dateUtc="2025-08-25T22:08:00Z">
            <w:r>
              <w:rPr>
                <w:noProof/>
                <w:webHidden/>
              </w:rPr>
              <w:fldChar w:fldCharType="end"/>
            </w:r>
            <w:r w:rsidRPr="009D22D1">
              <w:rPr>
                <w:rStyle w:val="Hyperlink"/>
                <w:noProof/>
              </w:rPr>
              <w:fldChar w:fldCharType="end"/>
            </w:r>
          </w:ins>
        </w:p>
        <w:p w14:paraId="76828CBA" w14:textId="58366637" w:rsidR="00EA4BDF" w:rsidRDefault="00EA4BDF">
          <w:pPr>
            <w:pStyle w:val="TOC2"/>
            <w:tabs>
              <w:tab w:val="left" w:pos="960"/>
              <w:tab w:val="right" w:leader="dot" w:pos="9016"/>
            </w:tabs>
            <w:rPr>
              <w:ins w:id="197" w:author="Ben Remez" w:date="2025-08-26T01:08:00Z" w16du:dateUtc="2025-08-25T22:08:00Z"/>
              <w:rFonts w:eastAsiaTheme="minorEastAsia"/>
              <w:noProof/>
              <w:sz w:val="24"/>
              <w:szCs w:val="24"/>
              <w:lang w:eastAsia="en-IL"/>
            </w:rPr>
          </w:pPr>
          <w:ins w:id="19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"_Toc207062989"</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13.1.</w:t>
            </w:r>
            <w:r>
              <w:rPr>
                <w:rFonts w:eastAsiaTheme="minorEastAsia"/>
                <w:noProof/>
                <w:sz w:val="24"/>
                <w:szCs w:val="24"/>
                <w:lang w:eastAsia="en-IL"/>
              </w:rPr>
              <w:tab/>
            </w:r>
            <w:r w:rsidRPr="009D22D1">
              <w:rPr>
                <w:rStyle w:val="Hyperlink"/>
                <w:noProof/>
              </w:rPr>
              <w:t>Interpretation of Findings</w:t>
            </w:r>
            <w:r>
              <w:rPr>
                <w:noProof/>
                <w:webHidden/>
              </w:rPr>
              <w:tab/>
            </w:r>
            <w:r>
              <w:rPr>
                <w:noProof/>
                <w:webHidden/>
              </w:rPr>
              <w:fldChar w:fldCharType="begin"/>
            </w:r>
            <w:r>
              <w:rPr>
                <w:noProof/>
                <w:webHidden/>
              </w:rPr>
              <w:instrText xml:space="preserve"> PAGEREF _Toc207062989 \h </w:instrText>
            </w:r>
          </w:ins>
          <w:r>
            <w:rPr>
              <w:noProof/>
              <w:webHidden/>
            </w:rPr>
          </w:r>
          <w:ins w:id="199" w:author="Ben Remez" w:date="2025-08-26T01:08:00Z" w16du:dateUtc="2025-08-25T22:08:00Z">
            <w:r>
              <w:rPr>
                <w:noProof/>
                <w:webHidden/>
              </w:rPr>
              <w:fldChar w:fldCharType="separate"/>
            </w:r>
          </w:ins>
          <w:ins w:id="200" w:author="Ben Remez" w:date="2025-08-26T11:40:00Z" w16du:dateUtc="2025-08-26T08:40:00Z">
            <w:r w:rsidR="00555492">
              <w:rPr>
                <w:noProof/>
                <w:webHidden/>
              </w:rPr>
              <w:t>33</w:t>
            </w:r>
          </w:ins>
          <w:ins w:id="201" w:author="Ben Remez" w:date="2025-08-26T01:08:00Z" w16du:dateUtc="2025-08-25T22:08:00Z">
            <w:r>
              <w:rPr>
                <w:noProof/>
                <w:webHidden/>
              </w:rPr>
              <w:fldChar w:fldCharType="end"/>
            </w:r>
            <w:r w:rsidRPr="009D22D1">
              <w:rPr>
                <w:rStyle w:val="Hyperlink"/>
                <w:noProof/>
              </w:rPr>
              <w:fldChar w:fldCharType="end"/>
            </w:r>
          </w:ins>
        </w:p>
        <w:p w14:paraId="095DBDF3" w14:textId="1C79D5FA" w:rsidR="00EA4BDF" w:rsidRDefault="00EA4BDF">
          <w:pPr>
            <w:pStyle w:val="TOC2"/>
            <w:tabs>
              <w:tab w:val="left" w:pos="960"/>
              <w:tab w:val="right" w:leader="dot" w:pos="9016"/>
            </w:tabs>
            <w:rPr>
              <w:ins w:id="202" w:author="Ben Remez" w:date="2025-08-26T01:08:00Z" w16du:dateUtc="2025-08-25T22:08:00Z"/>
              <w:rFonts w:eastAsiaTheme="minorEastAsia"/>
              <w:noProof/>
              <w:sz w:val="24"/>
              <w:szCs w:val="24"/>
              <w:lang w:eastAsia="en-IL"/>
            </w:rPr>
          </w:pPr>
          <w:ins w:id="20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"_Toc207062990"</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13.2.</w:t>
            </w:r>
            <w:r>
              <w:rPr>
                <w:rFonts w:eastAsiaTheme="minorEastAsia"/>
                <w:noProof/>
                <w:sz w:val="24"/>
                <w:szCs w:val="24"/>
                <w:lang w:eastAsia="en-IL"/>
              </w:rPr>
              <w:tab/>
            </w:r>
            <w:r w:rsidRPr="009D22D1">
              <w:rPr>
                <w:rStyle w:val="Hyperlink"/>
                <w:noProof/>
              </w:rPr>
              <w:t>Trade-offs Between Manual and RAG Pipelines</w:t>
            </w:r>
            <w:r>
              <w:rPr>
                <w:noProof/>
                <w:webHidden/>
              </w:rPr>
              <w:tab/>
            </w:r>
            <w:r>
              <w:rPr>
                <w:noProof/>
                <w:webHidden/>
              </w:rPr>
              <w:fldChar w:fldCharType="begin"/>
            </w:r>
            <w:r>
              <w:rPr>
                <w:noProof/>
                <w:webHidden/>
              </w:rPr>
              <w:instrText xml:space="preserve"> PAGEREF _Toc207062990 \h </w:instrText>
            </w:r>
          </w:ins>
          <w:r>
            <w:rPr>
              <w:noProof/>
              <w:webHidden/>
            </w:rPr>
          </w:r>
          <w:ins w:id="204" w:author="Ben Remez" w:date="2025-08-26T01:08:00Z" w16du:dateUtc="2025-08-25T22:08:00Z">
            <w:r>
              <w:rPr>
                <w:noProof/>
                <w:webHidden/>
              </w:rPr>
              <w:fldChar w:fldCharType="separate"/>
            </w:r>
          </w:ins>
          <w:ins w:id="205" w:author="Ben Remez" w:date="2025-08-26T11:40:00Z" w16du:dateUtc="2025-08-26T08:40:00Z">
            <w:r w:rsidR="00555492">
              <w:rPr>
                <w:noProof/>
                <w:webHidden/>
              </w:rPr>
              <w:t>33</w:t>
            </w:r>
          </w:ins>
          <w:ins w:id="206" w:author="Ben Remez" w:date="2025-08-26T01:08:00Z" w16du:dateUtc="2025-08-25T22:08:00Z">
            <w:r>
              <w:rPr>
                <w:noProof/>
                <w:webHidden/>
              </w:rPr>
              <w:fldChar w:fldCharType="end"/>
            </w:r>
            <w:r w:rsidRPr="009D22D1">
              <w:rPr>
                <w:rStyle w:val="Hyperlink"/>
                <w:noProof/>
              </w:rPr>
              <w:fldChar w:fldCharType="end"/>
            </w:r>
          </w:ins>
        </w:p>
        <w:p w14:paraId="6C4CC8D9" w14:textId="28FDA2B2" w:rsidR="00EA4BDF" w:rsidRDefault="00EA4BDF">
          <w:pPr>
            <w:pStyle w:val="TOC2"/>
            <w:tabs>
              <w:tab w:val="left" w:pos="960"/>
              <w:tab w:val="right" w:leader="dot" w:pos="9016"/>
            </w:tabs>
            <w:rPr>
              <w:ins w:id="207" w:author="Ben Remez" w:date="2025-08-26T01:08:00Z" w16du:dateUtc="2025-08-25T22:08:00Z"/>
              <w:rFonts w:eastAsiaTheme="minorEastAsia"/>
              <w:noProof/>
              <w:sz w:val="24"/>
              <w:szCs w:val="24"/>
              <w:lang w:eastAsia="en-IL"/>
            </w:rPr>
          </w:pPr>
          <w:ins w:id="20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"_Toc207062991"</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13.3.</w:t>
            </w:r>
            <w:r>
              <w:rPr>
                <w:rFonts w:eastAsiaTheme="minorEastAsia"/>
                <w:noProof/>
                <w:sz w:val="24"/>
                <w:szCs w:val="24"/>
                <w:lang w:eastAsia="en-IL"/>
              </w:rPr>
              <w:tab/>
            </w:r>
            <w:r w:rsidRPr="009D22D1">
              <w:rPr>
                <w:rStyle w:val="Hyperlink"/>
                <w:noProof/>
              </w:rPr>
              <w:t>Role of Deep Analysis</w:t>
            </w:r>
            <w:r>
              <w:rPr>
                <w:noProof/>
                <w:webHidden/>
              </w:rPr>
              <w:tab/>
            </w:r>
            <w:r>
              <w:rPr>
                <w:noProof/>
                <w:webHidden/>
              </w:rPr>
              <w:fldChar w:fldCharType="begin"/>
            </w:r>
            <w:r>
              <w:rPr>
                <w:noProof/>
                <w:webHidden/>
              </w:rPr>
              <w:instrText xml:space="preserve"> PAGEREF _Toc207062991 \h </w:instrText>
            </w:r>
          </w:ins>
          <w:r>
            <w:rPr>
              <w:noProof/>
              <w:webHidden/>
            </w:rPr>
          </w:r>
          <w:ins w:id="209" w:author="Ben Remez" w:date="2025-08-26T01:08:00Z" w16du:dateUtc="2025-08-25T22:08:00Z">
            <w:r>
              <w:rPr>
                <w:noProof/>
                <w:webHidden/>
              </w:rPr>
              <w:fldChar w:fldCharType="separate"/>
            </w:r>
          </w:ins>
          <w:ins w:id="210" w:author="Ben Remez" w:date="2025-08-26T11:40:00Z" w16du:dateUtc="2025-08-26T08:40:00Z">
            <w:r w:rsidR="00555492">
              <w:rPr>
                <w:noProof/>
                <w:webHidden/>
              </w:rPr>
              <w:t>34</w:t>
            </w:r>
          </w:ins>
          <w:ins w:id="211" w:author="Ben Remez" w:date="2025-08-26T01:08:00Z" w16du:dateUtc="2025-08-25T22:08:00Z">
            <w:r>
              <w:rPr>
                <w:noProof/>
                <w:webHidden/>
              </w:rPr>
              <w:fldChar w:fldCharType="end"/>
            </w:r>
            <w:r w:rsidRPr="009D22D1">
              <w:rPr>
                <w:rStyle w:val="Hyperlink"/>
                <w:noProof/>
              </w:rPr>
              <w:fldChar w:fldCharType="end"/>
            </w:r>
          </w:ins>
        </w:p>
        <w:p w14:paraId="58C2282A" w14:textId="208BEFAA" w:rsidR="00EA4BDF" w:rsidRDefault="00EA4BDF">
          <w:pPr>
            <w:pStyle w:val="TOC2"/>
            <w:tabs>
              <w:tab w:val="left" w:pos="960"/>
              <w:tab w:val="right" w:leader="dot" w:pos="9016"/>
            </w:tabs>
            <w:rPr>
              <w:ins w:id="212" w:author="Ben Remez" w:date="2025-08-26T01:08:00Z" w16du:dateUtc="2025-08-25T22:08:00Z"/>
              <w:rFonts w:eastAsiaTheme="minorEastAsia"/>
              <w:noProof/>
              <w:sz w:val="24"/>
              <w:szCs w:val="24"/>
              <w:lang w:eastAsia="en-IL"/>
            </w:rPr>
          </w:pPr>
          <w:ins w:id="21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"_Toc207062992"</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13.4.</w:t>
            </w:r>
            <w:r>
              <w:rPr>
                <w:rFonts w:eastAsiaTheme="minorEastAsia"/>
                <w:noProof/>
                <w:sz w:val="24"/>
                <w:szCs w:val="24"/>
                <w:lang w:eastAsia="en-IL"/>
              </w:rPr>
              <w:tab/>
            </w:r>
            <w:r w:rsidRPr="009D22D1">
              <w:rPr>
                <w:rStyle w:val="Hyperlink"/>
                <w:noProof/>
              </w:rPr>
              <w:t>Scalability and Practical Implications</w:t>
            </w:r>
            <w:r>
              <w:rPr>
                <w:noProof/>
                <w:webHidden/>
              </w:rPr>
              <w:tab/>
            </w:r>
            <w:r>
              <w:rPr>
                <w:noProof/>
                <w:webHidden/>
              </w:rPr>
              <w:fldChar w:fldCharType="begin"/>
            </w:r>
            <w:r>
              <w:rPr>
                <w:noProof/>
                <w:webHidden/>
              </w:rPr>
              <w:instrText xml:space="preserve"> PAGEREF _Toc207062992 \h </w:instrText>
            </w:r>
          </w:ins>
          <w:r>
            <w:rPr>
              <w:noProof/>
              <w:webHidden/>
            </w:rPr>
          </w:r>
          <w:ins w:id="214" w:author="Ben Remez" w:date="2025-08-26T01:08:00Z" w16du:dateUtc="2025-08-25T22:08:00Z">
            <w:r>
              <w:rPr>
                <w:noProof/>
                <w:webHidden/>
              </w:rPr>
              <w:fldChar w:fldCharType="separate"/>
            </w:r>
          </w:ins>
          <w:ins w:id="215" w:author="Ben Remez" w:date="2025-08-26T11:40:00Z" w16du:dateUtc="2025-08-26T08:40:00Z">
            <w:r w:rsidR="00555492">
              <w:rPr>
                <w:noProof/>
                <w:webHidden/>
              </w:rPr>
              <w:t>34</w:t>
            </w:r>
          </w:ins>
          <w:ins w:id="216" w:author="Ben Remez" w:date="2025-08-26T01:08:00Z" w16du:dateUtc="2025-08-25T22:08:00Z">
            <w:r>
              <w:rPr>
                <w:noProof/>
                <w:webHidden/>
              </w:rPr>
              <w:fldChar w:fldCharType="end"/>
            </w:r>
            <w:r w:rsidRPr="009D22D1">
              <w:rPr>
                <w:rStyle w:val="Hyperlink"/>
                <w:noProof/>
              </w:rPr>
              <w:fldChar w:fldCharType="end"/>
            </w:r>
          </w:ins>
        </w:p>
        <w:p w14:paraId="2B8BAC80" w14:textId="51CE45A4" w:rsidR="00EA4BDF" w:rsidRDefault="00EA4BDF">
          <w:pPr>
            <w:pStyle w:val="TOC2"/>
            <w:tabs>
              <w:tab w:val="left" w:pos="960"/>
              <w:tab w:val="right" w:leader="dot" w:pos="9016"/>
            </w:tabs>
            <w:rPr>
              <w:ins w:id="217" w:author="Ben Remez" w:date="2025-08-26T01:08:00Z" w16du:dateUtc="2025-08-25T22:08:00Z"/>
              <w:rFonts w:eastAsiaTheme="minorEastAsia"/>
              <w:noProof/>
              <w:sz w:val="24"/>
              <w:szCs w:val="24"/>
              <w:lang w:eastAsia="en-IL"/>
            </w:rPr>
          </w:pPr>
          <w:ins w:id="21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"_Toc207062993"</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13.5.</w:t>
            </w:r>
            <w:r>
              <w:rPr>
                <w:rFonts w:eastAsiaTheme="minorEastAsia"/>
                <w:noProof/>
                <w:sz w:val="24"/>
                <w:szCs w:val="24"/>
                <w:lang w:eastAsia="en-IL"/>
              </w:rPr>
              <w:tab/>
            </w:r>
            <w:r w:rsidRPr="009D22D1">
              <w:rPr>
                <w:rStyle w:val="Hyperlink"/>
                <w:noProof/>
              </w:rPr>
              <w:t>Limitations and Challenges</w:t>
            </w:r>
            <w:r>
              <w:rPr>
                <w:noProof/>
                <w:webHidden/>
              </w:rPr>
              <w:tab/>
            </w:r>
            <w:r>
              <w:rPr>
                <w:noProof/>
                <w:webHidden/>
              </w:rPr>
              <w:fldChar w:fldCharType="begin"/>
            </w:r>
            <w:r>
              <w:rPr>
                <w:noProof/>
                <w:webHidden/>
              </w:rPr>
              <w:instrText xml:space="preserve"> PAGEREF _Toc207062993 \h </w:instrText>
            </w:r>
          </w:ins>
          <w:r>
            <w:rPr>
              <w:noProof/>
              <w:webHidden/>
            </w:rPr>
          </w:r>
          <w:ins w:id="219" w:author="Ben Remez" w:date="2025-08-26T01:08:00Z" w16du:dateUtc="2025-08-25T22:08:00Z">
            <w:r>
              <w:rPr>
                <w:noProof/>
                <w:webHidden/>
              </w:rPr>
              <w:fldChar w:fldCharType="separate"/>
            </w:r>
          </w:ins>
          <w:ins w:id="220" w:author="Ben Remez" w:date="2025-08-26T11:40:00Z" w16du:dateUtc="2025-08-26T08:40:00Z">
            <w:r w:rsidR="00555492">
              <w:rPr>
                <w:noProof/>
                <w:webHidden/>
              </w:rPr>
              <w:t>34</w:t>
            </w:r>
          </w:ins>
          <w:ins w:id="221" w:author="Ben Remez" w:date="2025-08-26T01:08:00Z" w16du:dateUtc="2025-08-25T22:08:00Z">
            <w:r>
              <w:rPr>
                <w:noProof/>
                <w:webHidden/>
              </w:rPr>
              <w:fldChar w:fldCharType="end"/>
            </w:r>
            <w:r w:rsidRPr="009D22D1">
              <w:rPr>
                <w:rStyle w:val="Hyperlink"/>
                <w:noProof/>
              </w:rPr>
              <w:fldChar w:fldCharType="end"/>
            </w:r>
          </w:ins>
        </w:p>
        <w:p w14:paraId="28656ACA" w14:textId="03C5EC30" w:rsidR="00EA4BDF" w:rsidRDefault="00EA4BDF">
          <w:pPr>
            <w:pStyle w:val="TOC3"/>
            <w:tabs>
              <w:tab w:val="left" w:pos="1440"/>
              <w:tab w:val="right" w:leader="dot" w:pos="9016"/>
            </w:tabs>
            <w:rPr>
              <w:ins w:id="222" w:author="Ben Remez" w:date="2025-08-26T01:08:00Z" w16du:dateUtc="2025-08-25T22:08:00Z"/>
              <w:rFonts w:eastAsiaTheme="minorEastAsia"/>
              <w:noProof/>
              <w:sz w:val="24"/>
              <w:szCs w:val="24"/>
              <w:lang w:eastAsia="en-IL"/>
            </w:rPr>
          </w:pPr>
          <w:ins w:id="22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"_Toc207062994"</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13.5.1.</w:t>
            </w:r>
            <w:r>
              <w:rPr>
                <w:rFonts w:eastAsiaTheme="minorEastAsia"/>
                <w:noProof/>
                <w:sz w:val="24"/>
                <w:szCs w:val="24"/>
                <w:lang w:eastAsia="en-IL"/>
              </w:rPr>
              <w:tab/>
            </w:r>
            <w:r w:rsidRPr="009D22D1">
              <w:rPr>
                <w:rStyle w:val="Hyperlink"/>
                <w:noProof/>
              </w:rPr>
              <w:t>Abstract-Only Context</w:t>
            </w:r>
            <w:r>
              <w:rPr>
                <w:noProof/>
                <w:webHidden/>
              </w:rPr>
              <w:tab/>
            </w:r>
            <w:r>
              <w:rPr>
                <w:noProof/>
                <w:webHidden/>
              </w:rPr>
              <w:fldChar w:fldCharType="begin"/>
            </w:r>
            <w:r>
              <w:rPr>
                <w:noProof/>
                <w:webHidden/>
              </w:rPr>
              <w:instrText xml:space="preserve"> PAGEREF _Toc207062994 \h </w:instrText>
            </w:r>
          </w:ins>
          <w:r>
            <w:rPr>
              <w:noProof/>
              <w:webHidden/>
            </w:rPr>
          </w:r>
          <w:ins w:id="224" w:author="Ben Remez" w:date="2025-08-26T01:08:00Z" w16du:dateUtc="2025-08-25T22:08:00Z">
            <w:r>
              <w:rPr>
                <w:noProof/>
                <w:webHidden/>
              </w:rPr>
              <w:fldChar w:fldCharType="separate"/>
            </w:r>
          </w:ins>
          <w:ins w:id="225" w:author="Ben Remez" w:date="2025-08-26T11:40:00Z" w16du:dateUtc="2025-08-26T08:40:00Z">
            <w:r w:rsidR="00555492">
              <w:rPr>
                <w:noProof/>
                <w:webHidden/>
              </w:rPr>
              <w:t>34</w:t>
            </w:r>
          </w:ins>
          <w:ins w:id="226" w:author="Ben Remez" w:date="2025-08-26T01:08:00Z" w16du:dateUtc="2025-08-25T22:08:00Z">
            <w:r>
              <w:rPr>
                <w:noProof/>
                <w:webHidden/>
              </w:rPr>
              <w:fldChar w:fldCharType="end"/>
            </w:r>
            <w:r w:rsidRPr="009D22D1">
              <w:rPr>
                <w:rStyle w:val="Hyperlink"/>
                <w:noProof/>
              </w:rPr>
              <w:fldChar w:fldCharType="end"/>
            </w:r>
          </w:ins>
        </w:p>
        <w:p w14:paraId="55BE9B60" w14:textId="0CEA1972" w:rsidR="00EA4BDF" w:rsidRDefault="00EA4BDF">
          <w:pPr>
            <w:pStyle w:val="TOC3"/>
            <w:tabs>
              <w:tab w:val="left" w:pos="1440"/>
              <w:tab w:val="right" w:leader="dot" w:pos="9016"/>
            </w:tabs>
            <w:rPr>
              <w:ins w:id="227" w:author="Ben Remez" w:date="2025-08-26T01:08:00Z" w16du:dateUtc="2025-08-25T22:08:00Z"/>
              <w:rFonts w:eastAsiaTheme="minorEastAsia"/>
              <w:noProof/>
              <w:sz w:val="24"/>
              <w:szCs w:val="24"/>
              <w:lang w:eastAsia="en-IL"/>
            </w:rPr>
          </w:pPr>
          <w:ins w:id="22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"_Toc207062995"</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13.5.2.</w:t>
            </w:r>
            <w:r>
              <w:rPr>
                <w:rFonts w:eastAsiaTheme="minorEastAsia"/>
                <w:noProof/>
                <w:sz w:val="24"/>
                <w:szCs w:val="24"/>
                <w:lang w:eastAsia="en-IL"/>
              </w:rPr>
              <w:tab/>
            </w:r>
            <w:r w:rsidRPr="009D22D1">
              <w:rPr>
                <w:rStyle w:val="Hyperlink"/>
                <w:noProof/>
              </w:rPr>
              <w:t>Resource Constraints</w:t>
            </w:r>
            <w:r>
              <w:rPr>
                <w:noProof/>
                <w:webHidden/>
              </w:rPr>
              <w:tab/>
            </w:r>
            <w:r>
              <w:rPr>
                <w:noProof/>
                <w:webHidden/>
              </w:rPr>
              <w:fldChar w:fldCharType="begin"/>
            </w:r>
            <w:r>
              <w:rPr>
                <w:noProof/>
                <w:webHidden/>
              </w:rPr>
              <w:instrText xml:space="preserve"> PAGEREF _Toc207062995 \h </w:instrText>
            </w:r>
          </w:ins>
          <w:r>
            <w:rPr>
              <w:noProof/>
              <w:webHidden/>
            </w:rPr>
          </w:r>
          <w:ins w:id="229" w:author="Ben Remez" w:date="2025-08-26T01:08:00Z" w16du:dateUtc="2025-08-25T22:08:00Z">
            <w:r>
              <w:rPr>
                <w:noProof/>
                <w:webHidden/>
              </w:rPr>
              <w:fldChar w:fldCharType="separate"/>
            </w:r>
          </w:ins>
          <w:ins w:id="230" w:author="Ben Remez" w:date="2025-08-26T11:40:00Z" w16du:dateUtc="2025-08-26T08:40:00Z">
            <w:r w:rsidR="00555492">
              <w:rPr>
                <w:noProof/>
                <w:webHidden/>
              </w:rPr>
              <w:t>34</w:t>
            </w:r>
          </w:ins>
          <w:ins w:id="231" w:author="Ben Remez" w:date="2025-08-26T01:08:00Z" w16du:dateUtc="2025-08-25T22:08:00Z">
            <w:r>
              <w:rPr>
                <w:noProof/>
                <w:webHidden/>
              </w:rPr>
              <w:fldChar w:fldCharType="end"/>
            </w:r>
            <w:r w:rsidRPr="009D22D1">
              <w:rPr>
                <w:rStyle w:val="Hyperlink"/>
                <w:noProof/>
              </w:rPr>
              <w:fldChar w:fldCharType="end"/>
            </w:r>
          </w:ins>
        </w:p>
        <w:p w14:paraId="0C5BA378" w14:textId="7F580C7B" w:rsidR="00EA4BDF" w:rsidRDefault="00EA4BDF">
          <w:pPr>
            <w:pStyle w:val="TOC3"/>
            <w:tabs>
              <w:tab w:val="left" w:pos="1440"/>
              <w:tab w:val="right" w:leader="dot" w:pos="9016"/>
            </w:tabs>
            <w:rPr>
              <w:ins w:id="232" w:author="Ben Remez" w:date="2025-08-26T01:08:00Z" w16du:dateUtc="2025-08-25T22:08:00Z"/>
              <w:rFonts w:eastAsiaTheme="minorEastAsia"/>
              <w:noProof/>
              <w:sz w:val="24"/>
              <w:szCs w:val="24"/>
              <w:lang w:eastAsia="en-IL"/>
            </w:rPr>
          </w:pPr>
          <w:ins w:id="23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"_Toc207062996"</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13.5.3.</w:t>
            </w:r>
            <w:r>
              <w:rPr>
                <w:rFonts w:eastAsiaTheme="minorEastAsia"/>
                <w:noProof/>
                <w:sz w:val="24"/>
                <w:szCs w:val="24"/>
                <w:lang w:eastAsia="en-IL"/>
              </w:rPr>
              <w:tab/>
            </w:r>
            <w:r w:rsidRPr="009D22D1">
              <w:rPr>
                <w:rStyle w:val="Hyperlink"/>
                <w:noProof/>
              </w:rPr>
              <w:t>Outcome Grouping</w:t>
            </w:r>
            <w:r>
              <w:rPr>
                <w:noProof/>
                <w:webHidden/>
              </w:rPr>
              <w:tab/>
            </w:r>
            <w:r>
              <w:rPr>
                <w:noProof/>
                <w:webHidden/>
              </w:rPr>
              <w:fldChar w:fldCharType="begin"/>
            </w:r>
            <w:r>
              <w:rPr>
                <w:noProof/>
                <w:webHidden/>
              </w:rPr>
              <w:instrText xml:space="preserve"> PAGEREF _Toc207062996 \h </w:instrText>
            </w:r>
          </w:ins>
          <w:r>
            <w:rPr>
              <w:noProof/>
              <w:webHidden/>
            </w:rPr>
          </w:r>
          <w:ins w:id="234" w:author="Ben Remez" w:date="2025-08-26T01:08:00Z" w16du:dateUtc="2025-08-25T22:08:00Z">
            <w:r>
              <w:rPr>
                <w:noProof/>
                <w:webHidden/>
              </w:rPr>
              <w:fldChar w:fldCharType="separate"/>
            </w:r>
          </w:ins>
          <w:ins w:id="235" w:author="Ben Remez" w:date="2025-08-26T11:40:00Z" w16du:dateUtc="2025-08-26T08:40:00Z">
            <w:r w:rsidR="00555492">
              <w:rPr>
                <w:noProof/>
                <w:webHidden/>
              </w:rPr>
              <w:t>34</w:t>
            </w:r>
          </w:ins>
          <w:ins w:id="236" w:author="Ben Remez" w:date="2025-08-26T01:08:00Z" w16du:dateUtc="2025-08-25T22:08:00Z">
            <w:r>
              <w:rPr>
                <w:noProof/>
                <w:webHidden/>
              </w:rPr>
              <w:fldChar w:fldCharType="end"/>
            </w:r>
            <w:r w:rsidRPr="009D22D1">
              <w:rPr>
                <w:rStyle w:val="Hyperlink"/>
                <w:noProof/>
              </w:rPr>
              <w:fldChar w:fldCharType="end"/>
            </w:r>
          </w:ins>
        </w:p>
        <w:p w14:paraId="329AF428" w14:textId="0FB4C62F" w:rsidR="00EA4BDF" w:rsidRDefault="00EA4BDF">
          <w:pPr>
            <w:pStyle w:val="TOC3"/>
            <w:tabs>
              <w:tab w:val="left" w:pos="1440"/>
              <w:tab w:val="right" w:leader="dot" w:pos="9016"/>
            </w:tabs>
            <w:rPr>
              <w:ins w:id="237" w:author="Ben Remez" w:date="2025-08-26T01:08:00Z" w16du:dateUtc="2025-08-25T22:08:00Z"/>
              <w:rFonts w:eastAsiaTheme="minorEastAsia"/>
              <w:noProof/>
              <w:sz w:val="24"/>
              <w:szCs w:val="24"/>
              <w:lang w:eastAsia="en-IL"/>
            </w:rPr>
          </w:pPr>
          <w:ins w:id="23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"_Toc207062997"</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13.5.4.</w:t>
            </w:r>
            <w:r>
              <w:rPr>
                <w:rFonts w:eastAsiaTheme="minorEastAsia"/>
                <w:noProof/>
                <w:sz w:val="24"/>
                <w:szCs w:val="24"/>
                <w:lang w:eastAsia="en-IL"/>
              </w:rPr>
              <w:tab/>
            </w:r>
            <w:r w:rsidRPr="009D22D1">
              <w:rPr>
                <w:rStyle w:val="Hyperlink"/>
                <w:noProof/>
              </w:rPr>
              <w:t>RAG Limitations vs. Manual Quality</w:t>
            </w:r>
            <w:r>
              <w:rPr>
                <w:noProof/>
                <w:webHidden/>
              </w:rPr>
              <w:tab/>
            </w:r>
            <w:r>
              <w:rPr>
                <w:noProof/>
                <w:webHidden/>
              </w:rPr>
              <w:fldChar w:fldCharType="begin"/>
            </w:r>
            <w:r>
              <w:rPr>
                <w:noProof/>
                <w:webHidden/>
              </w:rPr>
              <w:instrText xml:space="preserve"> PAGEREF _Toc207062997 \h </w:instrText>
            </w:r>
          </w:ins>
          <w:r>
            <w:rPr>
              <w:noProof/>
              <w:webHidden/>
            </w:rPr>
          </w:r>
          <w:ins w:id="239" w:author="Ben Remez" w:date="2025-08-26T01:08:00Z" w16du:dateUtc="2025-08-25T22:08:00Z">
            <w:r>
              <w:rPr>
                <w:noProof/>
                <w:webHidden/>
              </w:rPr>
              <w:fldChar w:fldCharType="separate"/>
            </w:r>
          </w:ins>
          <w:ins w:id="240" w:author="Ben Remez" w:date="2025-08-26T11:40:00Z" w16du:dateUtc="2025-08-26T08:40:00Z">
            <w:r w:rsidR="00555492">
              <w:rPr>
                <w:noProof/>
                <w:webHidden/>
              </w:rPr>
              <w:t>35</w:t>
            </w:r>
          </w:ins>
          <w:ins w:id="241" w:author="Ben Remez" w:date="2025-08-26T01:08:00Z" w16du:dateUtc="2025-08-25T22:08:00Z">
            <w:r>
              <w:rPr>
                <w:noProof/>
                <w:webHidden/>
              </w:rPr>
              <w:fldChar w:fldCharType="end"/>
            </w:r>
            <w:r w:rsidRPr="009D22D1">
              <w:rPr>
                <w:rStyle w:val="Hyperlink"/>
                <w:noProof/>
              </w:rPr>
              <w:fldChar w:fldCharType="end"/>
            </w:r>
          </w:ins>
        </w:p>
        <w:p w14:paraId="7D9579E5" w14:textId="6351FDE5" w:rsidR="00EA4BDF" w:rsidRDefault="00EA4BDF">
          <w:pPr>
            <w:pStyle w:val="TOC1"/>
            <w:tabs>
              <w:tab w:val="left" w:pos="720"/>
              <w:tab w:val="right" w:leader="dot" w:pos="9016"/>
            </w:tabs>
            <w:rPr>
              <w:ins w:id="242" w:author="Ben Remez" w:date="2025-08-26T01:08:00Z" w16du:dateUtc="2025-08-25T22:08:00Z"/>
              <w:rFonts w:eastAsiaTheme="minorEastAsia"/>
              <w:noProof/>
              <w:sz w:val="24"/>
              <w:szCs w:val="24"/>
              <w:lang w:eastAsia="en-IL"/>
            </w:rPr>
          </w:pPr>
          <w:ins w:id="24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"_Toc207062998"</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14.</w:t>
            </w:r>
            <w:r>
              <w:rPr>
                <w:rFonts w:eastAsiaTheme="minorEastAsia"/>
                <w:noProof/>
                <w:sz w:val="24"/>
                <w:szCs w:val="24"/>
                <w:lang w:eastAsia="en-IL"/>
              </w:rPr>
              <w:tab/>
            </w:r>
            <w:r w:rsidRPr="009D22D1">
              <w:rPr>
                <w:rStyle w:val="Hyperlink"/>
                <w:noProof/>
              </w:rPr>
              <w:t>Conclusions</w:t>
            </w:r>
            <w:r>
              <w:rPr>
                <w:noProof/>
                <w:webHidden/>
              </w:rPr>
              <w:tab/>
            </w:r>
            <w:r>
              <w:rPr>
                <w:noProof/>
                <w:webHidden/>
              </w:rPr>
              <w:fldChar w:fldCharType="begin"/>
            </w:r>
            <w:r>
              <w:rPr>
                <w:noProof/>
                <w:webHidden/>
              </w:rPr>
              <w:instrText xml:space="preserve"> PAGEREF _Toc207062998 \h </w:instrText>
            </w:r>
          </w:ins>
          <w:r>
            <w:rPr>
              <w:noProof/>
              <w:webHidden/>
            </w:rPr>
          </w:r>
          <w:ins w:id="244" w:author="Ben Remez" w:date="2025-08-26T01:08:00Z" w16du:dateUtc="2025-08-25T22:08:00Z">
            <w:r>
              <w:rPr>
                <w:noProof/>
                <w:webHidden/>
              </w:rPr>
              <w:fldChar w:fldCharType="separate"/>
            </w:r>
          </w:ins>
          <w:ins w:id="245" w:author="Ben Remez" w:date="2025-08-26T11:40:00Z" w16du:dateUtc="2025-08-26T08:40:00Z">
            <w:r w:rsidR="00555492">
              <w:rPr>
                <w:noProof/>
                <w:webHidden/>
              </w:rPr>
              <w:t>35</w:t>
            </w:r>
          </w:ins>
          <w:ins w:id="246" w:author="Ben Remez" w:date="2025-08-26T01:08:00Z" w16du:dateUtc="2025-08-25T22:08:00Z">
            <w:r>
              <w:rPr>
                <w:noProof/>
                <w:webHidden/>
              </w:rPr>
              <w:fldChar w:fldCharType="end"/>
            </w:r>
            <w:r w:rsidRPr="009D22D1">
              <w:rPr>
                <w:rStyle w:val="Hyperlink"/>
                <w:noProof/>
              </w:rPr>
              <w:fldChar w:fldCharType="end"/>
            </w:r>
          </w:ins>
        </w:p>
        <w:p w14:paraId="6A723E73" w14:textId="44506AD5" w:rsidR="00EA4BDF" w:rsidRDefault="00EA4BDF">
          <w:pPr>
            <w:pStyle w:val="TOC1"/>
            <w:tabs>
              <w:tab w:val="left" w:pos="720"/>
              <w:tab w:val="right" w:leader="dot" w:pos="9016"/>
            </w:tabs>
            <w:rPr>
              <w:ins w:id="247" w:author="Ben Remez" w:date="2025-08-26T01:08:00Z" w16du:dateUtc="2025-08-25T22:08:00Z"/>
              <w:rFonts w:eastAsiaTheme="minorEastAsia"/>
              <w:noProof/>
              <w:sz w:val="24"/>
              <w:szCs w:val="24"/>
              <w:lang w:eastAsia="en-IL"/>
            </w:rPr>
          </w:pPr>
          <w:ins w:id="24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"_Toc207062999"</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15.</w:t>
            </w:r>
            <w:r>
              <w:rPr>
                <w:rFonts w:eastAsiaTheme="minorEastAsia"/>
                <w:noProof/>
                <w:sz w:val="24"/>
                <w:szCs w:val="24"/>
                <w:lang w:eastAsia="en-IL"/>
              </w:rPr>
              <w:tab/>
            </w:r>
            <w:r w:rsidRPr="009D22D1">
              <w:rPr>
                <w:rStyle w:val="Hyperlink"/>
                <w:noProof/>
              </w:rPr>
              <w:t>Future Work</w:t>
            </w:r>
            <w:r>
              <w:rPr>
                <w:noProof/>
                <w:webHidden/>
              </w:rPr>
              <w:tab/>
            </w:r>
            <w:r>
              <w:rPr>
                <w:noProof/>
                <w:webHidden/>
              </w:rPr>
              <w:fldChar w:fldCharType="begin"/>
            </w:r>
            <w:r>
              <w:rPr>
                <w:noProof/>
                <w:webHidden/>
              </w:rPr>
              <w:instrText xml:space="preserve"> PAGEREF _Toc207062999 \h </w:instrText>
            </w:r>
          </w:ins>
          <w:r>
            <w:rPr>
              <w:noProof/>
              <w:webHidden/>
            </w:rPr>
          </w:r>
          <w:ins w:id="249" w:author="Ben Remez" w:date="2025-08-26T01:08:00Z" w16du:dateUtc="2025-08-25T22:08:00Z">
            <w:r>
              <w:rPr>
                <w:noProof/>
                <w:webHidden/>
              </w:rPr>
              <w:fldChar w:fldCharType="separate"/>
            </w:r>
          </w:ins>
          <w:ins w:id="250" w:author="Ben Remez" w:date="2025-08-26T11:40:00Z" w16du:dateUtc="2025-08-26T08:40:00Z">
            <w:r w:rsidR="00555492">
              <w:rPr>
                <w:noProof/>
                <w:webHidden/>
              </w:rPr>
              <w:t>36</w:t>
            </w:r>
          </w:ins>
          <w:ins w:id="251" w:author="Ben Remez" w:date="2025-08-26T01:08:00Z" w16du:dateUtc="2025-08-25T22:08:00Z">
            <w:r>
              <w:rPr>
                <w:noProof/>
                <w:webHidden/>
              </w:rPr>
              <w:fldChar w:fldCharType="end"/>
            </w:r>
            <w:r w:rsidRPr="009D22D1">
              <w:rPr>
                <w:rStyle w:val="Hyperlink"/>
                <w:noProof/>
              </w:rPr>
              <w:fldChar w:fldCharType="end"/>
            </w:r>
          </w:ins>
        </w:p>
        <w:p w14:paraId="3BD2B026" w14:textId="3899EE65" w:rsidR="00EA4BDF" w:rsidRDefault="00EA4BDF">
          <w:pPr>
            <w:pStyle w:val="TOC2"/>
            <w:tabs>
              <w:tab w:val="left" w:pos="960"/>
              <w:tab w:val="right" w:leader="dot" w:pos="9016"/>
            </w:tabs>
            <w:rPr>
              <w:ins w:id="252" w:author="Ben Remez" w:date="2025-08-26T01:08:00Z" w16du:dateUtc="2025-08-25T22:08:00Z"/>
              <w:rFonts w:eastAsiaTheme="minorEastAsia"/>
              <w:noProof/>
              <w:sz w:val="24"/>
              <w:szCs w:val="24"/>
              <w:lang w:eastAsia="en-IL"/>
            </w:rPr>
          </w:pPr>
          <w:ins w:id="25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"_Toc207063000"</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15.1.</w:t>
            </w:r>
            <w:r>
              <w:rPr>
                <w:rFonts w:eastAsiaTheme="minorEastAsia"/>
                <w:noProof/>
                <w:sz w:val="24"/>
                <w:szCs w:val="24"/>
                <w:lang w:eastAsia="en-IL"/>
              </w:rPr>
              <w:tab/>
            </w:r>
            <w:r w:rsidRPr="009D22D1">
              <w:rPr>
                <w:rStyle w:val="Hyperlink"/>
                <w:noProof/>
              </w:rPr>
              <w:t>Benchmark on Larger and Diverse Datasets</w:t>
            </w:r>
            <w:r>
              <w:rPr>
                <w:noProof/>
                <w:webHidden/>
              </w:rPr>
              <w:tab/>
            </w:r>
            <w:r>
              <w:rPr>
                <w:noProof/>
                <w:webHidden/>
              </w:rPr>
              <w:fldChar w:fldCharType="begin"/>
            </w:r>
            <w:r>
              <w:rPr>
                <w:noProof/>
                <w:webHidden/>
              </w:rPr>
              <w:instrText xml:space="preserve"> PAGEREF _Toc207063000 \h </w:instrText>
            </w:r>
          </w:ins>
          <w:r>
            <w:rPr>
              <w:noProof/>
              <w:webHidden/>
            </w:rPr>
          </w:r>
          <w:ins w:id="254" w:author="Ben Remez" w:date="2025-08-26T01:08:00Z" w16du:dateUtc="2025-08-25T22:08:00Z">
            <w:r>
              <w:rPr>
                <w:noProof/>
                <w:webHidden/>
              </w:rPr>
              <w:fldChar w:fldCharType="separate"/>
            </w:r>
          </w:ins>
          <w:ins w:id="255" w:author="Ben Remez" w:date="2025-08-26T11:40:00Z" w16du:dateUtc="2025-08-26T08:40:00Z">
            <w:r w:rsidR="00555492">
              <w:rPr>
                <w:noProof/>
                <w:webHidden/>
              </w:rPr>
              <w:t>36</w:t>
            </w:r>
          </w:ins>
          <w:ins w:id="256" w:author="Ben Remez" w:date="2025-08-26T01:08:00Z" w16du:dateUtc="2025-08-25T22:08:00Z">
            <w:r>
              <w:rPr>
                <w:noProof/>
                <w:webHidden/>
              </w:rPr>
              <w:fldChar w:fldCharType="end"/>
            </w:r>
            <w:r w:rsidRPr="009D22D1">
              <w:rPr>
                <w:rStyle w:val="Hyperlink"/>
                <w:noProof/>
              </w:rPr>
              <w:fldChar w:fldCharType="end"/>
            </w:r>
          </w:ins>
        </w:p>
        <w:p w14:paraId="1CBC6AA3" w14:textId="40827CE4" w:rsidR="00EA4BDF" w:rsidRDefault="00EA4BDF">
          <w:pPr>
            <w:pStyle w:val="TOC2"/>
            <w:tabs>
              <w:tab w:val="left" w:pos="960"/>
              <w:tab w:val="right" w:leader="dot" w:pos="9016"/>
            </w:tabs>
            <w:rPr>
              <w:ins w:id="257" w:author="Ben Remez" w:date="2025-08-26T01:08:00Z" w16du:dateUtc="2025-08-25T22:08:00Z"/>
              <w:rFonts w:eastAsiaTheme="minorEastAsia"/>
              <w:noProof/>
              <w:sz w:val="24"/>
              <w:szCs w:val="24"/>
              <w:lang w:eastAsia="en-IL"/>
            </w:rPr>
          </w:pPr>
          <w:ins w:id="25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"_Toc207063001"</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15.2.</w:t>
            </w:r>
            <w:r>
              <w:rPr>
                <w:rFonts w:eastAsiaTheme="minorEastAsia"/>
                <w:noProof/>
                <w:sz w:val="24"/>
                <w:szCs w:val="24"/>
                <w:lang w:eastAsia="en-IL"/>
              </w:rPr>
              <w:tab/>
            </w:r>
            <w:r w:rsidRPr="009D22D1">
              <w:rPr>
                <w:rStyle w:val="Hyperlink"/>
                <w:noProof/>
              </w:rPr>
              <w:t>Refine RAG Retrieval</w:t>
            </w:r>
            <w:r>
              <w:rPr>
                <w:noProof/>
                <w:webHidden/>
              </w:rPr>
              <w:tab/>
            </w:r>
            <w:r>
              <w:rPr>
                <w:noProof/>
                <w:webHidden/>
              </w:rPr>
              <w:fldChar w:fldCharType="begin"/>
            </w:r>
            <w:r>
              <w:rPr>
                <w:noProof/>
                <w:webHidden/>
              </w:rPr>
              <w:instrText xml:space="preserve"> PAGEREF _Toc207063001 \h </w:instrText>
            </w:r>
          </w:ins>
          <w:r>
            <w:rPr>
              <w:noProof/>
              <w:webHidden/>
            </w:rPr>
          </w:r>
          <w:ins w:id="259" w:author="Ben Remez" w:date="2025-08-26T01:08:00Z" w16du:dateUtc="2025-08-25T22:08:00Z">
            <w:r>
              <w:rPr>
                <w:noProof/>
                <w:webHidden/>
              </w:rPr>
              <w:fldChar w:fldCharType="separate"/>
            </w:r>
          </w:ins>
          <w:ins w:id="260" w:author="Ben Remez" w:date="2025-08-26T11:40:00Z" w16du:dateUtc="2025-08-26T08:40:00Z">
            <w:r w:rsidR="00555492">
              <w:rPr>
                <w:noProof/>
                <w:webHidden/>
              </w:rPr>
              <w:t>36</w:t>
            </w:r>
          </w:ins>
          <w:ins w:id="261" w:author="Ben Remez" w:date="2025-08-26T01:08:00Z" w16du:dateUtc="2025-08-25T22:08:00Z">
            <w:r>
              <w:rPr>
                <w:noProof/>
                <w:webHidden/>
              </w:rPr>
              <w:fldChar w:fldCharType="end"/>
            </w:r>
            <w:r w:rsidRPr="009D22D1">
              <w:rPr>
                <w:rStyle w:val="Hyperlink"/>
                <w:noProof/>
              </w:rPr>
              <w:fldChar w:fldCharType="end"/>
            </w:r>
          </w:ins>
        </w:p>
        <w:p w14:paraId="0353B7F9" w14:textId="7833A65F" w:rsidR="00EA4BDF" w:rsidRDefault="00EA4BDF">
          <w:pPr>
            <w:pStyle w:val="TOC2"/>
            <w:tabs>
              <w:tab w:val="left" w:pos="960"/>
              <w:tab w:val="right" w:leader="dot" w:pos="9016"/>
            </w:tabs>
            <w:rPr>
              <w:ins w:id="262" w:author="Ben Remez" w:date="2025-08-26T01:08:00Z" w16du:dateUtc="2025-08-25T22:08:00Z"/>
              <w:rFonts w:eastAsiaTheme="minorEastAsia"/>
              <w:noProof/>
              <w:sz w:val="24"/>
              <w:szCs w:val="24"/>
              <w:lang w:eastAsia="en-IL"/>
            </w:rPr>
          </w:pPr>
          <w:ins w:id="26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"_Toc207063002"</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15.3.</w:t>
            </w:r>
            <w:r>
              <w:rPr>
                <w:rFonts w:eastAsiaTheme="minorEastAsia"/>
                <w:noProof/>
                <w:sz w:val="24"/>
                <w:szCs w:val="24"/>
                <w:lang w:eastAsia="en-IL"/>
              </w:rPr>
              <w:tab/>
            </w:r>
            <w:r w:rsidRPr="009D22D1">
              <w:rPr>
                <w:rStyle w:val="Hyperlink"/>
                <w:noProof/>
              </w:rPr>
              <w:t>Explore Multi-Agent LLM Architectures</w:t>
            </w:r>
            <w:r>
              <w:rPr>
                <w:noProof/>
                <w:webHidden/>
              </w:rPr>
              <w:tab/>
            </w:r>
            <w:r>
              <w:rPr>
                <w:noProof/>
                <w:webHidden/>
              </w:rPr>
              <w:fldChar w:fldCharType="begin"/>
            </w:r>
            <w:r>
              <w:rPr>
                <w:noProof/>
                <w:webHidden/>
              </w:rPr>
              <w:instrText xml:space="preserve"> PAGEREF _Toc207063002 \h </w:instrText>
            </w:r>
          </w:ins>
          <w:r>
            <w:rPr>
              <w:noProof/>
              <w:webHidden/>
            </w:rPr>
          </w:r>
          <w:ins w:id="264" w:author="Ben Remez" w:date="2025-08-26T01:08:00Z" w16du:dateUtc="2025-08-25T22:08:00Z">
            <w:r>
              <w:rPr>
                <w:noProof/>
                <w:webHidden/>
              </w:rPr>
              <w:fldChar w:fldCharType="separate"/>
            </w:r>
          </w:ins>
          <w:ins w:id="265" w:author="Ben Remez" w:date="2025-08-26T11:40:00Z" w16du:dateUtc="2025-08-26T08:40:00Z">
            <w:r w:rsidR="00555492">
              <w:rPr>
                <w:noProof/>
                <w:webHidden/>
              </w:rPr>
              <w:t>36</w:t>
            </w:r>
          </w:ins>
          <w:ins w:id="266" w:author="Ben Remez" w:date="2025-08-26T01:08:00Z" w16du:dateUtc="2025-08-25T22:08:00Z">
            <w:r>
              <w:rPr>
                <w:noProof/>
                <w:webHidden/>
              </w:rPr>
              <w:fldChar w:fldCharType="end"/>
            </w:r>
            <w:r w:rsidRPr="009D22D1">
              <w:rPr>
                <w:rStyle w:val="Hyperlink"/>
                <w:noProof/>
              </w:rPr>
              <w:fldChar w:fldCharType="end"/>
            </w:r>
          </w:ins>
        </w:p>
        <w:p w14:paraId="3DC58D3F" w14:textId="5C4C9200" w:rsidR="00EA4BDF" w:rsidRDefault="00EA4BDF">
          <w:pPr>
            <w:pStyle w:val="TOC2"/>
            <w:tabs>
              <w:tab w:val="left" w:pos="960"/>
              <w:tab w:val="right" w:leader="dot" w:pos="9016"/>
            </w:tabs>
            <w:rPr>
              <w:ins w:id="267" w:author="Ben Remez" w:date="2025-08-26T01:08:00Z" w16du:dateUtc="2025-08-25T22:08:00Z"/>
              <w:rFonts w:eastAsiaTheme="minorEastAsia"/>
              <w:noProof/>
              <w:sz w:val="24"/>
              <w:szCs w:val="24"/>
              <w:lang w:eastAsia="en-IL"/>
            </w:rPr>
          </w:pPr>
          <w:ins w:id="26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"_Toc207063003"</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15.4.</w:t>
            </w:r>
            <w:r>
              <w:rPr>
                <w:rFonts w:eastAsiaTheme="minorEastAsia"/>
                <w:noProof/>
                <w:sz w:val="24"/>
                <w:szCs w:val="24"/>
                <w:lang w:eastAsia="en-IL"/>
              </w:rPr>
              <w:tab/>
            </w:r>
            <w:r w:rsidRPr="009D22D1">
              <w:rPr>
                <w:rStyle w:val="Hyperlink"/>
                <w:noProof/>
              </w:rPr>
              <w:t>Full Article Analysis</w:t>
            </w:r>
            <w:r>
              <w:rPr>
                <w:noProof/>
                <w:webHidden/>
              </w:rPr>
              <w:tab/>
            </w:r>
            <w:r>
              <w:rPr>
                <w:noProof/>
                <w:webHidden/>
              </w:rPr>
              <w:fldChar w:fldCharType="begin"/>
            </w:r>
            <w:r>
              <w:rPr>
                <w:noProof/>
                <w:webHidden/>
              </w:rPr>
              <w:instrText xml:space="preserve"> PAGEREF _Toc207063003 \h </w:instrText>
            </w:r>
          </w:ins>
          <w:r>
            <w:rPr>
              <w:noProof/>
              <w:webHidden/>
            </w:rPr>
          </w:r>
          <w:ins w:id="269" w:author="Ben Remez" w:date="2025-08-26T01:08:00Z" w16du:dateUtc="2025-08-25T22:08:00Z">
            <w:r>
              <w:rPr>
                <w:noProof/>
                <w:webHidden/>
              </w:rPr>
              <w:fldChar w:fldCharType="separate"/>
            </w:r>
          </w:ins>
          <w:ins w:id="270" w:author="Ben Remez" w:date="2025-08-26T11:40:00Z" w16du:dateUtc="2025-08-26T08:40:00Z">
            <w:r w:rsidR="00555492">
              <w:rPr>
                <w:noProof/>
                <w:webHidden/>
              </w:rPr>
              <w:t>36</w:t>
            </w:r>
          </w:ins>
          <w:ins w:id="271" w:author="Ben Remez" w:date="2025-08-26T01:08:00Z" w16du:dateUtc="2025-08-25T22:08:00Z">
            <w:r>
              <w:rPr>
                <w:noProof/>
                <w:webHidden/>
              </w:rPr>
              <w:fldChar w:fldCharType="end"/>
            </w:r>
            <w:r w:rsidRPr="009D22D1">
              <w:rPr>
                <w:rStyle w:val="Hyperlink"/>
                <w:noProof/>
              </w:rPr>
              <w:fldChar w:fldCharType="end"/>
            </w:r>
          </w:ins>
        </w:p>
        <w:p w14:paraId="5EC86FCC" w14:textId="4701A93D" w:rsidR="00EA4BDF" w:rsidRDefault="00EA4BDF">
          <w:pPr>
            <w:pStyle w:val="TOC2"/>
            <w:tabs>
              <w:tab w:val="left" w:pos="960"/>
              <w:tab w:val="right" w:leader="dot" w:pos="9016"/>
            </w:tabs>
            <w:rPr>
              <w:ins w:id="272" w:author="Ben Remez" w:date="2025-08-26T01:08:00Z" w16du:dateUtc="2025-08-25T22:08:00Z"/>
              <w:rFonts w:eastAsiaTheme="minorEastAsia"/>
              <w:noProof/>
              <w:sz w:val="24"/>
              <w:szCs w:val="24"/>
              <w:lang w:eastAsia="en-IL"/>
            </w:rPr>
          </w:pPr>
          <w:ins w:id="27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"_Toc207063004"</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15.5.</w:t>
            </w:r>
            <w:r>
              <w:rPr>
                <w:rFonts w:eastAsiaTheme="minorEastAsia"/>
                <w:noProof/>
                <w:sz w:val="24"/>
                <w:szCs w:val="24"/>
                <w:lang w:eastAsia="en-IL"/>
              </w:rPr>
              <w:tab/>
            </w:r>
            <w:r w:rsidRPr="009D22D1">
              <w:rPr>
                <w:rStyle w:val="Hyperlink"/>
                <w:noProof/>
              </w:rPr>
              <w:t>Extend CAMEO Relations</w:t>
            </w:r>
            <w:r>
              <w:rPr>
                <w:noProof/>
                <w:webHidden/>
              </w:rPr>
              <w:tab/>
            </w:r>
            <w:r>
              <w:rPr>
                <w:noProof/>
                <w:webHidden/>
              </w:rPr>
              <w:fldChar w:fldCharType="begin"/>
            </w:r>
            <w:r>
              <w:rPr>
                <w:noProof/>
                <w:webHidden/>
              </w:rPr>
              <w:instrText xml:space="preserve"> PAGEREF _Toc207063004 \h </w:instrText>
            </w:r>
          </w:ins>
          <w:r>
            <w:rPr>
              <w:noProof/>
              <w:webHidden/>
            </w:rPr>
          </w:r>
          <w:ins w:id="274" w:author="Ben Remez" w:date="2025-08-26T01:08:00Z" w16du:dateUtc="2025-08-25T22:08:00Z">
            <w:r>
              <w:rPr>
                <w:noProof/>
                <w:webHidden/>
              </w:rPr>
              <w:fldChar w:fldCharType="separate"/>
            </w:r>
          </w:ins>
          <w:ins w:id="275" w:author="Ben Remez" w:date="2025-08-26T11:40:00Z" w16du:dateUtc="2025-08-26T08:40:00Z">
            <w:r w:rsidR="00555492">
              <w:rPr>
                <w:noProof/>
                <w:webHidden/>
              </w:rPr>
              <w:t>36</w:t>
            </w:r>
          </w:ins>
          <w:ins w:id="276" w:author="Ben Remez" w:date="2025-08-26T01:08:00Z" w16du:dateUtc="2025-08-25T22:08:00Z">
            <w:r>
              <w:rPr>
                <w:noProof/>
                <w:webHidden/>
              </w:rPr>
              <w:fldChar w:fldCharType="end"/>
            </w:r>
            <w:r w:rsidRPr="009D22D1">
              <w:rPr>
                <w:rStyle w:val="Hyperlink"/>
                <w:noProof/>
              </w:rPr>
              <w:fldChar w:fldCharType="end"/>
            </w:r>
          </w:ins>
        </w:p>
        <w:p w14:paraId="4A75C1A5" w14:textId="4954B72B" w:rsidR="00EA4BDF" w:rsidRDefault="00EA4BDF">
          <w:pPr>
            <w:pStyle w:val="TOC2"/>
            <w:tabs>
              <w:tab w:val="left" w:pos="960"/>
              <w:tab w:val="right" w:leader="dot" w:pos="9016"/>
            </w:tabs>
            <w:rPr>
              <w:ins w:id="277" w:author="Ben Remez" w:date="2025-08-26T01:08:00Z" w16du:dateUtc="2025-08-25T22:08:00Z"/>
              <w:rFonts w:eastAsiaTheme="minorEastAsia"/>
              <w:noProof/>
              <w:sz w:val="24"/>
              <w:szCs w:val="24"/>
              <w:lang w:eastAsia="en-IL"/>
            </w:rPr>
          </w:pPr>
          <w:ins w:id="27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"_Toc207063005"</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15.6.</w:t>
            </w:r>
            <w:r>
              <w:rPr>
                <w:rFonts w:eastAsiaTheme="minorEastAsia"/>
                <w:noProof/>
                <w:sz w:val="24"/>
                <w:szCs w:val="24"/>
                <w:lang w:eastAsia="en-IL"/>
              </w:rPr>
              <w:tab/>
            </w:r>
            <w:r w:rsidRPr="009D22D1">
              <w:rPr>
                <w:rStyle w:val="Hyperlink"/>
                <w:noProof/>
              </w:rPr>
              <w:t>Optimize Prompt Engineering</w:t>
            </w:r>
            <w:r>
              <w:rPr>
                <w:noProof/>
                <w:webHidden/>
              </w:rPr>
              <w:tab/>
            </w:r>
            <w:r>
              <w:rPr>
                <w:noProof/>
                <w:webHidden/>
              </w:rPr>
              <w:fldChar w:fldCharType="begin"/>
            </w:r>
            <w:r>
              <w:rPr>
                <w:noProof/>
                <w:webHidden/>
              </w:rPr>
              <w:instrText xml:space="preserve"> PAGEREF _Toc207063005 \h </w:instrText>
            </w:r>
          </w:ins>
          <w:r>
            <w:rPr>
              <w:noProof/>
              <w:webHidden/>
            </w:rPr>
          </w:r>
          <w:ins w:id="279" w:author="Ben Remez" w:date="2025-08-26T01:08:00Z" w16du:dateUtc="2025-08-25T22:08:00Z">
            <w:r>
              <w:rPr>
                <w:noProof/>
                <w:webHidden/>
              </w:rPr>
              <w:fldChar w:fldCharType="separate"/>
            </w:r>
          </w:ins>
          <w:ins w:id="280" w:author="Ben Remez" w:date="2025-08-26T11:40:00Z" w16du:dateUtc="2025-08-26T08:40:00Z">
            <w:r w:rsidR="00555492">
              <w:rPr>
                <w:noProof/>
                <w:webHidden/>
              </w:rPr>
              <w:t>36</w:t>
            </w:r>
          </w:ins>
          <w:ins w:id="281" w:author="Ben Remez" w:date="2025-08-26T01:08:00Z" w16du:dateUtc="2025-08-25T22:08:00Z">
            <w:r>
              <w:rPr>
                <w:noProof/>
                <w:webHidden/>
              </w:rPr>
              <w:fldChar w:fldCharType="end"/>
            </w:r>
            <w:r w:rsidRPr="009D22D1">
              <w:rPr>
                <w:rStyle w:val="Hyperlink"/>
                <w:noProof/>
              </w:rPr>
              <w:fldChar w:fldCharType="end"/>
            </w:r>
          </w:ins>
        </w:p>
        <w:p w14:paraId="2292BD4C" w14:textId="7440A14A" w:rsidR="00EA4BDF" w:rsidRDefault="00EA4BDF">
          <w:pPr>
            <w:pStyle w:val="TOC1"/>
            <w:tabs>
              <w:tab w:val="left" w:pos="720"/>
              <w:tab w:val="right" w:leader="dot" w:pos="9016"/>
            </w:tabs>
            <w:rPr>
              <w:ins w:id="282" w:author="Ben Remez" w:date="2025-08-26T01:08:00Z" w16du:dateUtc="2025-08-25T22:08:00Z"/>
              <w:rFonts w:eastAsiaTheme="minorEastAsia"/>
              <w:noProof/>
              <w:sz w:val="24"/>
              <w:szCs w:val="24"/>
              <w:lang w:eastAsia="en-IL"/>
            </w:rPr>
          </w:pPr>
          <w:ins w:id="28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"_Toc207063006"</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16.</w:t>
            </w:r>
            <w:r>
              <w:rPr>
                <w:rFonts w:eastAsiaTheme="minorEastAsia"/>
                <w:noProof/>
                <w:sz w:val="24"/>
                <w:szCs w:val="24"/>
                <w:lang w:eastAsia="en-IL"/>
              </w:rPr>
              <w:tab/>
            </w:r>
            <w:r w:rsidRPr="009D22D1">
              <w:rPr>
                <w:rStyle w:val="Hyperlink"/>
                <w:noProof/>
              </w:rPr>
              <w:t>References</w:t>
            </w:r>
            <w:r>
              <w:rPr>
                <w:noProof/>
                <w:webHidden/>
              </w:rPr>
              <w:tab/>
            </w:r>
            <w:r>
              <w:rPr>
                <w:noProof/>
                <w:webHidden/>
              </w:rPr>
              <w:fldChar w:fldCharType="begin"/>
            </w:r>
            <w:r>
              <w:rPr>
                <w:noProof/>
                <w:webHidden/>
              </w:rPr>
              <w:instrText xml:space="preserve"> PAGEREF _Toc207063006 \h </w:instrText>
            </w:r>
          </w:ins>
          <w:r>
            <w:rPr>
              <w:noProof/>
              <w:webHidden/>
            </w:rPr>
          </w:r>
          <w:ins w:id="284" w:author="Ben Remez" w:date="2025-08-26T01:08:00Z" w16du:dateUtc="2025-08-25T22:08:00Z">
            <w:r>
              <w:rPr>
                <w:noProof/>
                <w:webHidden/>
              </w:rPr>
              <w:fldChar w:fldCharType="separate"/>
            </w:r>
          </w:ins>
          <w:ins w:id="285" w:author="Ben Remez" w:date="2025-08-26T11:40:00Z" w16du:dateUtc="2025-08-26T08:40:00Z">
            <w:r w:rsidR="00555492">
              <w:rPr>
                <w:noProof/>
                <w:webHidden/>
              </w:rPr>
              <w:t>37</w:t>
            </w:r>
          </w:ins>
          <w:ins w:id="286" w:author="Ben Remez" w:date="2025-08-26T01:08:00Z" w16du:dateUtc="2025-08-25T22:08:00Z">
            <w:r>
              <w:rPr>
                <w:noProof/>
                <w:webHidden/>
              </w:rPr>
              <w:fldChar w:fldCharType="end"/>
            </w:r>
            <w:r w:rsidRPr="009D22D1">
              <w:rPr>
                <w:rStyle w:val="Hyperlink"/>
                <w:noProof/>
              </w:rPr>
              <w:fldChar w:fldCharType="end"/>
            </w:r>
          </w:ins>
        </w:p>
        <w:p w14:paraId="7274C4BA" w14:textId="2054DE82" w:rsidR="00EA4BDF" w:rsidRDefault="00EA4BDF">
          <w:pPr>
            <w:pStyle w:val="TOC1"/>
            <w:tabs>
              <w:tab w:val="left" w:pos="720"/>
              <w:tab w:val="right" w:leader="dot" w:pos="9016"/>
            </w:tabs>
            <w:rPr>
              <w:ins w:id="287" w:author="Ben Remez" w:date="2025-08-26T01:08:00Z" w16du:dateUtc="2025-08-25T22:08:00Z"/>
              <w:rFonts w:eastAsiaTheme="minorEastAsia"/>
              <w:noProof/>
              <w:sz w:val="24"/>
              <w:szCs w:val="24"/>
              <w:lang w:eastAsia="en-IL"/>
            </w:rPr>
          </w:pPr>
          <w:ins w:id="28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"_Toc207063007"</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17.</w:t>
            </w:r>
            <w:r>
              <w:rPr>
                <w:rFonts w:eastAsiaTheme="minorEastAsia"/>
                <w:noProof/>
                <w:sz w:val="24"/>
                <w:szCs w:val="24"/>
                <w:lang w:eastAsia="en-IL"/>
              </w:rPr>
              <w:tab/>
            </w:r>
            <w:r w:rsidRPr="009D22D1">
              <w:rPr>
                <w:rStyle w:val="Hyperlink"/>
                <w:noProof/>
              </w:rPr>
              <w:t>Appendix A – Deep Analysis Prompt</w:t>
            </w:r>
            <w:r>
              <w:rPr>
                <w:noProof/>
                <w:webHidden/>
              </w:rPr>
              <w:tab/>
            </w:r>
            <w:r>
              <w:rPr>
                <w:noProof/>
                <w:webHidden/>
              </w:rPr>
              <w:fldChar w:fldCharType="begin"/>
            </w:r>
            <w:r>
              <w:rPr>
                <w:noProof/>
                <w:webHidden/>
              </w:rPr>
              <w:instrText xml:space="preserve"> PAGEREF _Toc207063007 \h </w:instrText>
            </w:r>
          </w:ins>
          <w:r>
            <w:rPr>
              <w:noProof/>
              <w:webHidden/>
            </w:rPr>
          </w:r>
          <w:ins w:id="289" w:author="Ben Remez" w:date="2025-08-26T01:08:00Z" w16du:dateUtc="2025-08-25T22:08:00Z">
            <w:r>
              <w:rPr>
                <w:noProof/>
                <w:webHidden/>
              </w:rPr>
              <w:fldChar w:fldCharType="separate"/>
            </w:r>
          </w:ins>
          <w:ins w:id="290" w:author="Ben Remez" w:date="2025-08-26T11:40:00Z" w16du:dateUtc="2025-08-26T08:40:00Z">
            <w:r w:rsidR="00555492">
              <w:rPr>
                <w:noProof/>
                <w:webHidden/>
              </w:rPr>
              <w:t>40</w:t>
            </w:r>
          </w:ins>
          <w:ins w:id="291" w:author="Ben Remez" w:date="2025-08-26T01:08:00Z" w16du:dateUtc="2025-08-25T22:08:00Z">
            <w:r>
              <w:rPr>
                <w:noProof/>
                <w:webHidden/>
              </w:rPr>
              <w:fldChar w:fldCharType="end"/>
            </w:r>
            <w:r w:rsidRPr="009D22D1">
              <w:rPr>
                <w:rStyle w:val="Hyperlink"/>
                <w:noProof/>
              </w:rPr>
              <w:fldChar w:fldCharType="end"/>
            </w:r>
          </w:ins>
        </w:p>
        <w:p w14:paraId="04AC15A6" w14:textId="68E452AE" w:rsidR="00EA4BDF" w:rsidRDefault="00EA4BDF">
          <w:pPr>
            <w:pStyle w:val="TOC1"/>
            <w:tabs>
              <w:tab w:val="left" w:pos="720"/>
              <w:tab w:val="right" w:leader="dot" w:pos="9016"/>
            </w:tabs>
            <w:rPr>
              <w:ins w:id="292" w:author="Ben Remez" w:date="2025-08-26T01:08:00Z" w16du:dateUtc="2025-08-25T22:08:00Z"/>
              <w:rFonts w:eastAsiaTheme="minorEastAsia"/>
              <w:noProof/>
              <w:sz w:val="24"/>
              <w:szCs w:val="24"/>
              <w:lang w:eastAsia="en-IL"/>
            </w:rPr>
          </w:pPr>
          <w:ins w:id="29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"_Toc207063008"</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18.</w:t>
            </w:r>
            <w:r>
              <w:rPr>
                <w:rFonts w:eastAsiaTheme="minorEastAsia"/>
                <w:noProof/>
                <w:sz w:val="24"/>
                <w:szCs w:val="24"/>
                <w:lang w:eastAsia="en-IL"/>
              </w:rPr>
              <w:tab/>
            </w:r>
            <w:r w:rsidRPr="009D22D1">
              <w:rPr>
                <w:rStyle w:val="Hyperlink"/>
                <w:noProof/>
              </w:rPr>
              <w:t>Appendix B – Entropy Analysis of Prediction Distributions</w:t>
            </w:r>
            <w:r>
              <w:rPr>
                <w:noProof/>
                <w:webHidden/>
              </w:rPr>
              <w:tab/>
            </w:r>
            <w:r>
              <w:rPr>
                <w:noProof/>
                <w:webHidden/>
              </w:rPr>
              <w:fldChar w:fldCharType="begin"/>
            </w:r>
            <w:r>
              <w:rPr>
                <w:noProof/>
                <w:webHidden/>
              </w:rPr>
              <w:instrText xml:space="preserve"> PAGEREF _Toc207063008 \h </w:instrText>
            </w:r>
          </w:ins>
          <w:r>
            <w:rPr>
              <w:noProof/>
              <w:webHidden/>
            </w:rPr>
          </w:r>
          <w:ins w:id="294" w:author="Ben Remez" w:date="2025-08-26T01:08:00Z" w16du:dateUtc="2025-08-25T22:08:00Z">
            <w:r>
              <w:rPr>
                <w:noProof/>
                <w:webHidden/>
              </w:rPr>
              <w:fldChar w:fldCharType="separate"/>
            </w:r>
          </w:ins>
          <w:ins w:id="295" w:author="Ben Remez" w:date="2025-08-26T11:40:00Z" w16du:dateUtc="2025-08-26T08:40:00Z">
            <w:r w:rsidR="00555492">
              <w:rPr>
                <w:noProof/>
                <w:webHidden/>
              </w:rPr>
              <w:t>40</w:t>
            </w:r>
          </w:ins>
          <w:ins w:id="296" w:author="Ben Remez" w:date="2025-08-26T01:08:00Z" w16du:dateUtc="2025-08-25T22:08:00Z">
            <w:r>
              <w:rPr>
                <w:noProof/>
                <w:webHidden/>
              </w:rPr>
              <w:fldChar w:fldCharType="end"/>
            </w:r>
            <w:r w:rsidRPr="009D22D1">
              <w:rPr>
                <w:rStyle w:val="Hyperlink"/>
                <w:noProof/>
              </w:rPr>
              <w:fldChar w:fldCharType="end"/>
            </w:r>
          </w:ins>
        </w:p>
        <w:p w14:paraId="58C7415E" w14:textId="5EEEFD2E" w:rsidR="00EA4BDF" w:rsidRDefault="00EA4BDF">
          <w:pPr>
            <w:pStyle w:val="TOC2"/>
            <w:tabs>
              <w:tab w:val="left" w:pos="960"/>
              <w:tab w:val="right" w:leader="dot" w:pos="9016"/>
            </w:tabs>
            <w:rPr>
              <w:ins w:id="297" w:author="Ben Remez" w:date="2025-08-26T01:08:00Z" w16du:dateUtc="2025-08-25T22:08:00Z"/>
              <w:rFonts w:eastAsiaTheme="minorEastAsia"/>
              <w:noProof/>
              <w:sz w:val="24"/>
              <w:szCs w:val="24"/>
              <w:lang w:eastAsia="en-IL"/>
            </w:rPr>
          </w:pPr>
          <w:ins w:id="29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"_Toc207063009"</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18.1.</w:t>
            </w:r>
            <w:r>
              <w:rPr>
                <w:rFonts w:eastAsiaTheme="minorEastAsia"/>
                <w:noProof/>
                <w:sz w:val="24"/>
                <w:szCs w:val="24"/>
                <w:lang w:eastAsia="en-IL"/>
              </w:rPr>
              <w:tab/>
            </w:r>
            <w:r w:rsidRPr="009D22D1">
              <w:rPr>
                <w:rStyle w:val="Hyperlink"/>
                <w:noProof/>
              </w:rPr>
              <w:t>Methodology</w:t>
            </w:r>
            <w:r>
              <w:rPr>
                <w:noProof/>
                <w:webHidden/>
              </w:rPr>
              <w:tab/>
            </w:r>
            <w:r>
              <w:rPr>
                <w:noProof/>
                <w:webHidden/>
              </w:rPr>
              <w:fldChar w:fldCharType="begin"/>
            </w:r>
            <w:r>
              <w:rPr>
                <w:noProof/>
                <w:webHidden/>
              </w:rPr>
              <w:instrText xml:space="preserve"> PAGEREF _Toc207063009 \h </w:instrText>
            </w:r>
          </w:ins>
          <w:r>
            <w:rPr>
              <w:noProof/>
              <w:webHidden/>
            </w:rPr>
          </w:r>
          <w:ins w:id="299" w:author="Ben Remez" w:date="2025-08-26T01:08:00Z" w16du:dateUtc="2025-08-25T22:08:00Z">
            <w:r>
              <w:rPr>
                <w:noProof/>
                <w:webHidden/>
              </w:rPr>
              <w:fldChar w:fldCharType="separate"/>
            </w:r>
          </w:ins>
          <w:ins w:id="300" w:author="Ben Remez" w:date="2025-08-26T11:40:00Z" w16du:dateUtc="2025-08-26T08:40:00Z">
            <w:r w:rsidR="00555492">
              <w:rPr>
                <w:noProof/>
                <w:webHidden/>
              </w:rPr>
              <w:t>40</w:t>
            </w:r>
          </w:ins>
          <w:ins w:id="301" w:author="Ben Remez" w:date="2025-08-26T01:08:00Z" w16du:dateUtc="2025-08-25T22:08:00Z">
            <w:r>
              <w:rPr>
                <w:noProof/>
                <w:webHidden/>
              </w:rPr>
              <w:fldChar w:fldCharType="end"/>
            </w:r>
            <w:r w:rsidRPr="009D22D1">
              <w:rPr>
                <w:rStyle w:val="Hyperlink"/>
                <w:noProof/>
              </w:rPr>
              <w:fldChar w:fldCharType="end"/>
            </w:r>
          </w:ins>
        </w:p>
        <w:p w14:paraId="6F239899" w14:textId="1CDE5EAC" w:rsidR="00EA4BDF" w:rsidRDefault="00EA4BDF">
          <w:pPr>
            <w:pStyle w:val="TOC2"/>
            <w:tabs>
              <w:tab w:val="left" w:pos="960"/>
              <w:tab w:val="right" w:leader="dot" w:pos="9016"/>
            </w:tabs>
            <w:rPr>
              <w:ins w:id="302" w:author="Ben Remez" w:date="2025-08-26T01:08:00Z" w16du:dateUtc="2025-08-25T22:08:00Z"/>
              <w:rFonts w:eastAsiaTheme="minorEastAsia"/>
              <w:noProof/>
              <w:sz w:val="24"/>
              <w:szCs w:val="24"/>
              <w:lang w:eastAsia="en-IL"/>
            </w:rPr>
          </w:pPr>
          <w:ins w:id="30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"_Toc207063010"</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18.2.</w:t>
            </w:r>
            <w:r>
              <w:rPr>
                <w:rFonts w:eastAsiaTheme="minorEastAsia"/>
                <w:noProof/>
                <w:sz w:val="24"/>
                <w:szCs w:val="24"/>
                <w:lang w:eastAsia="en-IL"/>
              </w:rPr>
              <w:tab/>
            </w:r>
            <w:r w:rsidRPr="009D22D1">
              <w:rPr>
                <w:rStyle w:val="Hyperlink"/>
                <w:noProof/>
              </w:rPr>
              <w:t>Results</w:t>
            </w:r>
            <w:r>
              <w:rPr>
                <w:noProof/>
                <w:webHidden/>
              </w:rPr>
              <w:tab/>
            </w:r>
            <w:r>
              <w:rPr>
                <w:noProof/>
                <w:webHidden/>
              </w:rPr>
              <w:fldChar w:fldCharType="begin"/>
            </w:r>
            <w:r>
              <w:rPr>
                <w:noProof/>
                <w:webHidden/>
              </w:rPr>
              <w:instrText xml:space="preserve"> PAGEREF _Toc207063010 \h </w:instrText>
            </w:r>
          </w:ins>
          <w:r>
            <w:rPr>
              <w:noProof/>
              <w:webHidden/>
            </w:rPr>
          </w:r>
          <w:ins w:id="304" w:author="Ben Remez" w:date="2025-08-26T01:08:00Z" w16du:dateUtc="2025-08-25T22:08:00Z">
            <w:r>
              <w:rPr>
                <w:noProof/>
                <w:webHidden/>
              </w:rPr>
              <w:fldChar w:fldCharType="separate"/>
            </w:r>
          </w:ins>
          <w:ins w:id="305" w:author="Ben Remez" w:date="2025-08-26T11:40:00Z" w16du:dateUtc="2025-08-26T08:40:00Z">
            <w:r w:rsidR="00555492">
              <w:rPr>
                <w:noProof/>
                <w:webHidden/>
              </w:rPr>
              <w:t>41</w:t>
            </w:r>
          </w:ins>
          <w:ins w:id="306" w:author="Ben Remez" w:date="2025-08-26T01:08:00Z" w16du:dateUtc="2025-08-25T22:08:00Z">
            <w:r>
              <w:rPr>
                <w:noProof/>
                <w:webHidden/>
              </w:rPr>
              <w:fldChar w:fldCharType="end"/>
            </w:r>
            <w:r w:rsidRPr="009D22D1">
              <w:rPr>
                <w:rStyle w:val="Hyperlink"/>
                <w:noProof/>
              </w:rPr>
              <w:fldChar w:fldCharType="end"/>
            </w:r>
          </w:ins>
        </w:p>
        <w:p w14:paraId="43A22389" w14:textId="29C2C824" w:rsidR="00EA4BDF" w:rsidRDefault="00EA4BDF">
          <w:pPr>
            <w:pStyle w:val="TOC2"/>
            <w:tabs>
              <w:tab w:val="left" w:pos="960"/>
              <w:tab w:val="right" w:leader="dot" w:pos="9016"/>
            </w:tabs>
            <w:rPr>
              <w:ins w:id="307" w:author="Ben Remez" w:date="2025-08-26T01:08:00Z" w16du:dateUtc="2025-08-25T22:08:00Z"/>
              <w:rFonts w:eastAsiaTheme="minorEastAsia"/>
              <w:noProof/>
              <w:sz w:val="24"/>
              <w:szCs w:val="24"/>
              <w:lang w:eastAsia="en-IL"/>
            </w:rPr>
          </w:pPr>
          <w:ins w:id="30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"_Toc207063011"</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18.3.</w:t>
            </w:r>
            <w:r>
              <w:rPr>
                <w:rFonts w:eastAsiaTheme="minorEastAsia"/>
                <w:noProof/>
                <w:sz w:val="24"/>
                <w:szCs w:val="24"/>
                <w:lang w:eastAsia="en-IL"/>
              </w:rPr>
              <w:tab/>
            </w:r>
            <w:r w:rsidRPr="009D22D1">
              <w:rPr>
                <w:rStyle w:val="Hyperlink"/>
                <w:noProof/>
              </w:rPr>
              <w:t>Interpretation</w:t>
            </w:r>
            <w:r>
              <w:rPr>
                <w:noProof/>
                <w:webHidden/>
              </w:rPr>
              <w:tab/>
            </w:r>
            <w:r>
              <w:rPr>
                <w:noProof/>
                <w:webHidden/>
              </w:rPr>
              <w:fldChar w:fldCharType="begin"/>
            </w:r>
            <w:r>
              <w:rPr>
                <w:noProof/>
                <w:webHidden/>
              </w:rPr>
              <w:instrText xml:space="preserve"> PAGEREF _Toc207063011 \h </w:instrText>
            </w:r>
          </w:ins>
          <w:r>
            <w:rPr>
              <w:noProof/>
              <w:webHidden/>
            </w:rPr>
          </w:r>
          <w:ins w:id="309" w:author="Ben Remez" w:date="2025-08-26T01:08:00Z" w16du:dateUtc="2025-08-25T22:08:00Z">
            <w:r>
              <w:rPr>
                <w:noProof/>
                <w:webHidden/>
              </w:rPr>
              <w:fldChar w:fldCharType="separate"/>
            </w:r>
          </w:ins>
          <w:ins w:id="310" w:author="Ben Remez" w:date="2025-08-26T11:40:00Z" w16du:dateUtc="2025-08-26T08:40:00Z">
            <w:r w:rsidR="00555492">
              <w:rPr>
                <w:noProof/>
                <w:webHidden/>
              </w:rPr>
              <w:t>41</w:t>
            </w:r>
          </w:ins>
          <w:ins w:id="311" w:author="Ben Remez" w:date="2025-08-26T01:08:00Z" w16du:dateUtc="2025-08-25T22:08:00Z">
            <w:r>
              <w:rPr>
                <w:noProof/>
                <w:webHidden/>
              </w:rPr>
              <w:fldChar w:fldCharType="end"/>
            </w:r>
            <w:r w:rsidRPr="009D22D1">
              <w:rPr>
                <w:rStyle w:val="Hyperlink"/>
                <w:noProof/>
              </w:rPr>
              <w:fldChar w:fldCharType="end"/>
            </w:r>
          </w:ins>
        </w:p>
        <w:p w14:paraId="3E3A25A6" w14:textId="70EA0D19" w:rsidR="00EA4BDF" w:rsidRDefault="00EA4BDF">
          <w:pPr>
            <w:pStyle w:val="TOC1"/>
            <w:tabs>
              <w:tab w:val="left" w:pos="720"/>
              <w:tab w:val="right" w:leader="dot" w:pos="9016"/>
            </w:tabs>
            <w:rPr>
              <w:ins w:id="312" w:author="Ben Remez" w:date="2025-08-26T01:08:00Z" w16du:dateUtc="2025-08-25T22:08:00Z"/>
              <w:rFonts w:eastAsiaTheme="minorEastAsia"/>
              <w:noProof/>
              <w:sz w:val="24"/>
              <w:szCs w:val="24"/>
              <w:lang w:eastAsia="en-IL"/>
            </w:rPr>
          </w:pPr>
          <w:ins w:id="31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"_Toc207063012"</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19.</w:t>
            </w:r>
            <w:r>
              <w:rPr>
                <w:rFonts w:eastAsiaTheme="minorEastAsia"/>
                <w:noProof/>
                <w:sz w:val="24"/>
                <w:szCs w:val="24"/>
                <w:lang w:eastAsia="en-IL"/>
              </w:rPr>
              <w:tab/>
            </w:r>
            <w:r w:rsidRPr="009D22D1">
              <w:rPr>
                <w:rStyle w:val="Hyperlink"/>
                <w:noProof/>
              </w:rPr>
              <w:t>Appendix C – Threshold-Based Deep Analysis Exploration</w:t>
            </w:r>
            <w:r>
              <w:rPr>
                <w:noProof/>
                <w:webHidden/>
              </w:rPr>
              <w:tab/>
            </w:r>
            <w:r>
              <w:rPr>
                <w:noProof/>
                <w:webHidden/>
              </w:rPr>
              <w:fldChar w:fldCharType="begin"/>
            </w:r>
            <w:r>
              <w:rPr>
                <w:noProof/>
                <w:webHidden/>
              </w:rPr>
              <w:instrText xml:space="preserve"> PAGEREF _Toc207063012 \h </w:instrText>
            </w:r>
          </w:ins>
          <w:r>
            <w:rPr>
              <w:noProof/>
              <w:webHidden/>
            </w:rPr>
          </w:r>
          <w:ins w:id="314" w:author="Ben Remez" w:date="2025-08-26T01:08:00Z" w16du:dateUtc="2025-08-25T22:08:00Z">
            <w:r>
              <w:rPr>
                <w:noProof/>
                <w:webHidden/>
              </w:rPr>
              <w:fldChar w:fldCharType="separate"/>
            </w:r>
          </w:ins>
          <w:ins w:id="315" w:author="Ben Remez" w:date="2025-08-26T11:40:00Z" w16du:dateUtc="2025-08-26T08:40:00Z">
            <w:r w:rsidR="00555492">
              <w:rPr>
                <w:noProof/>
                <w:webHidden/>
              </w:rPr>
              <w:t>41</w:t>
            </w:r>
          </w:ins>
          <w:ins w:id="316" w:author="Ben Remez" w:date="2025-08-26T01:08:00Z" w16du:dateUtc="2025-08-25T22:08:00Z">
            <w:r>
              <w:rPr>
                <w:noProof/>
                <w:webHidden/>
              </w:rPr>
              <w:fldChar w:fldCharType="end"/>
            </w:r>
            <w:r w:rsidRPr="009D22D1">
              <w:rPr>
                <w:rStyle w:val="Hyperlink"/>
                <w:noProof/>
              </w:rPr>
              <w:fldChar w:fldCharType="end"/>
            </w:r>
          </w:ins>
        </w:p>
        <w:p w14:paraId="57C313D7" w14:textId="12436183" w:rsidR="00EA4BDF" w:rsidRDefault="00EA4BDF">
          <w:pPr>
            <w:pStyle w:val="TOC2"/>
            <w:tabs>
              <w:tab w:val="left" w:pos="960"/>
              <w:tab w:val="right" w:leader="dot" w:pos="9016"/>
            </w:tabs>
            <w:rPr>
              <w:ins w:id="317" w:author="Ben Remez" w:date="2025-08-26T01:08:00Z" w16du:dateUtc="2025-08-25T22:08:00Z"/>
              <w:rFonts w:eastAsiaTheme="minorEastAsia"/>
              <w:noProof/>
              <w:sz w:val="24"/>
              <w:szCs w:val="24"/>
              <w:lang w:eastAsia="en-IL"/>
            </w:rPr>
          </w:pPr>
          <w:ins w:id="31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"_Toc207063013"</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19.1.</w:t>
            </w:r>
            <w:r>
              <w:rPr>
                <w:rFonts w:eastAsiaTheme="minorEastAsia"/>
                <w:noProof/>
                <w:sz w:val="24"/>
                <w:szCs w:val="24"/>
                <w:lang w:eastAsia="en-IL"/>
              </w:rPr>
              <w:tab/>
            </w:r>
            <w:r w:rsidRPr="009D22D1">
              <w:rPr>
                <w:rStyle w:val="Hyperlink"/>
                <w:noProof/>
              </w:rPr>
              <w:t>Motivation</w:t>
            </w:r>
            <w:r>
              <w:rPr>
                <w:noProof/>
                <w:webHidden/>
              </w:rPr>
              <w:tab/>
            </w:r>
            <w:r>
              <w:rPr>
                <w:noProof/>
                <w:webHidden/>
              </w:rPr>
              <w:fldChar w:fldCharType="begin"/>
            </w:r>
            <w:r>
              <w:rPr>
                <w:noProof/>
                <w:webHidden/>
              </w:rPr>
              <w:instrText xml:space="preserve"> PAGEREF _Toc207063013 \h </w:instrText>
            </w:r>
          </w:ins>
          <w:r>
            <w:rPr>
              <w:noProof/>
              <w:webHidden/>
            </w:rPr>
          </w:r>
          <w:ins w:id="319" w:author="Ben Remez" w:date="2025-08-26T01:08:00Z" w16du:dateUtc="2025-08-25T22:08:00Z">
            <w:r>
              <w:rPr>
                <w:noProof/>
                <w:webHidden/>
              </w:rPr>
              <w:fldChar w:fldCharType="separate"/>
            </w:r>
          </w:ins>
          <w:ins w:id="320" w:author="Ben Remez" w:date="2025-08-26T11:40:00Z" w16du:dateUtc="2025-08-26T08:40:00Z">
            <w:r w:rsidR="00555492">
              <w:rPr>
                <w:noProof/>
                <w:webHidden/>
              </w:rPr>
              <w:t>41</w:t>
            </w:r>
          </w:ins>
          <w:ins w:id="321" w:author="Ben Remez" w:date="2025-08-26T01:08:00Z" w16du:dateUtc="2025-08-25T22:08:00Z">
            <w:r>
              <w:rPr>
                <w:noProof/>
                <w:webHidden/>
              </w:rPr>
              <w:fldChar w:fldCharType="end"/>
            </w:r>
            <w:r w:rsidRPr="009D22D1">
              <w:rPr>
                <w:rStyle w:val="Hyperlink"/>
                <w:noProof/>
              </w:rPr>
              <w:fldChar w:fldCharType="end"/>
            </w:r>
          </w:ins>
        </w:p>
        <w:p w14:paraId="71DD0455" w14:textId="38017B90" w:rsidR="00EA4BDF" w:rsidRDefault="00EA4BDF">
          <w:pPr>
            <w:pStyle w:val="TOC2"/>
            <w:tabs>
              <w:tab w:val="left" w:pos="960"/>
              <w:tab w:val="right" w:leader="dot" w:pos="9016"/>
            </w:tabs>
            <w:rPr>
              <w:ins w:id="322" w:author="Ben Remez" w:date="2025-08-26T01:08:00Z" w16du:dateUtc="2025-08-25T22:08:00Z"/>
              <w:rFonts w:eastAsiaTheme="minorEastAsia"/>
              <w:noProof/>
              <w:sz w:val="24"/>
              <w:szCs w:val="24"/>
              <w:lang w:eastAsia="en-IL"/>
            </w:rPr>
          </w:pPr>
          <w:ins w:id="32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"_Toc207063014"</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19.2.</w:t>
            </w:r>
            <w:r>
              <w:rPr>
                <w:rFonts w:eastAsiaTheme="minorEastAsia"/>
                <w:noProof/>
                <w:sz w:val="24"/>
                <w:szCs w:val="24"/>
                <w:lang w:eastAsia="en-IL"/>
              </w:rPr>
              <w:tab/>
            </w:r>
            <w:r w:rsidRPr="009D22D1">
              <w:rPr>
                <w:rStyle w:val="Hyperlink"/>
                <w:noProof/>
              </w:rPr>
              <w:t>Methodology</w:t>
            </w:r>
            <w:r>
              <w:rPr>
                <w:noProof/>
                <w:webHidden/>
              </w:rPr>
              <w:tab/>
            </w:r>
            <w:r>
              <w:rPr>
                <w:noProof/>
                <w:webHidden/>
              </w:rPr>
              <w:fldChar w:fldCharType="begin"/>
            </w:r>
            <w:r>
              <w:rPr>
                <w:noProof/>
                <w:webHidden/>
              </w:rPr>
              <w:instrText xml:space="preserve"> PAGEREF _Toc207063014 \h </w:instrText>
            </w:r>
          </w:ins>
          <w:r>
            <w:rPr>
              <w:noProof/>
              <w:webHidden/>
            </w:rPr>
          </w:r>
          <w:ins w:id="324" w:author="Ben Remez" w:date="2025-08-26T01:08:00Z" w16du:dateUtc="2025-08-25T22:08:00Z">
            <w:r>
              <w:rPr>
                <w:noProof/>
                <w:webHidden/>
              </w:rPr>
              <w:fldChar w:fldCharType="separate"/>
            </w:r>
          </w:ins>
          <w:ins w:id="325" w:author="Ben Remez" w:date="2025-08-26T11:40:00Z" w16du:dateUtc="2025-08-26T08:40:00Z">
            <w:r w:rsidR="00555492">
              <w:rPr>
                <w:noProof/>
                <w:webHidden/>
              </w:rPr>
              <w:t>41</w:t>
            </w:r>
          </w:ins>
          <w:ins w:id="326" w:author="Ben Remez" w:date="2025-08-26T01:08:00Z" w16du:dateUtc="2025-08-25T22:08:00Z">
            <w:r>
              <w:rPr>
                <w:noProof/>
                <w:webHidden/>
              </w:rPr>
              <w:fldChar w:fldCharType="end"/>
            </w:r>
            <w:r w:rsidRPr="009D22D1">
              <w:rPr>
                <w:rStyle w:val="Hyperlink"/>
                <w:noProof/>
              </w:rPr>
              <w:fldChar w:fldCharType="end"/>
            </w:r>
          </w:ins>
        </w:p>
        <w:p w14:paraId="46FC19EE" w14:textId="67A22131" w:rsidR="00EA4BDF" w:rsidRDefault="00EA4BDF">
          <w:pPr>
            <w:pStyle w:val="TOC2"/>
            <w:tabs>
              <w:tab w:val="left" w:pos="960"/>
              <w:tab w:val="right" w:leader="dot" w:pos="9016"/>
            </w:tabs>
            <w:rPr>
              <w:ins w:id="327" w:author="Ben Remez" w:date="2025-08-26T01:08:00Z" w16du:dateUtc="2025-08-25T22:08:00Z"/>
              <w:rFonts w:eastAsiaTheme="minorEastAsia"/>
              <w:noProof/>
              <w:sz w:val="24"/>
              <w:szCs w:val="24"/>
              <w:lang w:eastAsia="en-IL"/>
            </w:rPr>
          </w:pPr>
          <w:ins w:id="328"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"_Toc207063015"</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19.3.</w:t>
            </w:r>
            <w:r>
              <w:rPr>
                <w:rFonts w:eastAsiaTheme="minorEastAsia"/>
                <w:noProof/>
                <w:sz w:val="24"/>
                <w:szCs w:val="24"/>
                <w:lang w:eastAsia="en-IL"/>
              </w:rPr>
              <w:tab/>
            </w:r>
            <w:r w:rsidRPr="009D22D1">
              <w:rPr>
                <w:rStyle w:val="Hyperlink"/>
                <w:noProof/>
              </w:rPr>
              <w:t>Results</w:t>
            </w:r>
            <w:r>
              <w:rPr>
                <w:noProof/>
                <w:webHidden/>
              </w:rPr>
              <w:tab/>
            </w:r>
            <w:r>
              <w:rPr>
                <w:noProof/>
                <w:webHidden/>
              </w:rPr>
              <w:fldChar w:fldCharType="begin"/>
            </w:r>
            <w:r>
              <w:rPr>
                <w:noProof/>
                <w:webHidden/>
              </w:rPr>
              <w:instrText xml:space="preserve"> PAGEREF _Toc207063015 \h </w:instrText>
            </w:r>
          </w:ins>
          <w:r>
            <w:rPr>
              <w:noProof/>
              <w:webHidden/>
            </w:rPr>
          </w:r>
          <w:ins w:id="329" w:author="Ben Remez" w:date="2025-08-26T01:08:00Z" w16du:dateUtc="2025-08-25T22:08:00Z">
            <w:r>
              <w:rPr>
                <w:noProof/>
                <w:webHidden/>
              </w:rPr>
              <w:fldChar w:fldCharType="separate"/>
            </w:r>
          </w:ins>
          <w:ins w:id="330" w:author="Ben Remez" w:date="2025-08-26T11:40:00Z" w16du:dateUtc="2025-08-26T08:40:00Z">
            <w:r w:rsidR="00555492">
              <w:rPr>
                <w:noProof/>
                <w:webHidden/>
              </w:rPr>
              <w:t>42</w:t>
            </w:r>
          </w:ins>
          <w:ins w:id="331" w:author="Ben Remez" w:date="2025-08-26T01:08:00Z" w16du:dateUtc="2025-08-25T22:08:00Z">
            <w:r>
              <w:rPr>
                <w:noProof/>
                <w:webHidden/>
              </w:rPr>
              <w:fldChar w:fldCharType="end"/>
            </w:r>
            <w:r w:rsidRPr="009D22D1">
              <w:rPr>
                <w:rStyle w:val="Hyperlink"/>
                <w:noProof/>
              </w:rPr>
              <w:fldChar w:fldCharType="end"/>
            </w:r>
          </w:ins>
        </w:p>
        <w:p w14:paraId="507B8C69" w14:textId="25A87EDB" w:rsidR="00EA4BDF" w:rsidRDefault="00EA4BDF">
          <w:pPr>
            <w:pStyle w:val="TOC2"/>
            <w:tabs>
              <w:tab w:val="left" w:pos="960"/>
              <w:tab w:val="right" w:leader="dot" w:pos="9016"/>
            </w:tabs>
            <w:rPr>
              <w:ins w:id="332" w:author="Ben Remez" w:date="2025-08-26T01:08:00Z" w16du:dateUtc="2025-08-25T22:08:00Z"/>
              <w:rFonts w:eastAsiaTheme="minorEastAsia"/>
              <w:noProof/>
              <w:sz w:val="24"/>
              <w:szCs w:val="24"/>
              <w:lang w:eastAsia="en-IL"/>
            </w:rPr>
          </w:pPr>
          <w:ins w:id="333" w:author="Ben Remez" w:date="2025-08-26T01:08:00Z" w16du:dateUtc="2025-08-25T22:08:00Z">
            <w:r w:rsidRPr="009D22D1">
              <w:rPr>
                <w:rStyle w:val="Hyperlink"/>
                <w:noProof/>
              </w:rPr>
              <w:fldChar w:fldCharType="begin"/>
            </w:r>
            <w:r w:rsidRPr="009D22D1">
              <w:rPr>
                <w:rStyle w:val="Hyperlink"/>
                <w:noProof/>
              </w:rPr>
              <w:instrText xml:space="preserve"> </w:instrText>
            </w:r>
            <w:r>
              <w:rPr>
                <w:noProof/>
              </w:rPr>
              <w:instrText>HYPERLINK \l "_Toc207063016"</w:instrText>
            </w:r>
            <w:r w:rsidRPr="009D22D1">
              <w:rPr>
                <w:rStyle w:val="Hyperlink"/>
                <w:noProof/>
              </w:rPr>
              <w:instrText xml:space="preserve"> </w:instrText>
            </w:r>
            <w:r w:rsidRPr="009D22D1">
              <w:rPr>
                <w:rStyle w:val="Hyperlink"/>
                <w:noProof/>
              </w:rPr>
            </w:r>
            <w:r w:rsidRPr="009D22D1">
              <w:rPr>
                <w:rStyle w:val="Hyperlink"/>
                <w:noProof/>
              </w:rPr>
              <w:fldChar w:fldCharType="separate"/>
            </w:r>
            <w:r w:rsidRPr="009D22D1">
              <w:rPr>
                <w:rStyle w:val="Hyperlink"/>
                <w:noProof/>
              </w:rPr>
              <w:t>19.4.</w:t>
            </w:r>
            <w:r>
              <w:rPr>
                <w:rFonts w:eastAsiaTheme="minorEastAsia"/>
                <w:noProof/>
                <w:sz w:val="24"/>
                <w:szCs w:val="24"/>
                <w:lang w:eastAsia="en-IL"/>
              </w:rPr>
              <w:tab/>
            </w:r>
            <w:r w:rsidRPr="009D22D1">
              <w:rPr>
                <w:rStyle w:val="Hyperlink"/>
                <w:noProof/>
              </w:rPr>
              <w:t>Interpretation</w:t>
            </w:r>
            <w:r>
              <w:rPr>
                <w:noProof/>
                <w:webHidden/>
              </w:rPr>
              <w:tab/>
            </w:r>
            <w:r>
              <w:rPr>
                <w:noProof/>
                <w:webHidden/>
              </w:rPr>
              <w:fldChar w:fldCharType="begin"/>
            </w:r>
            <w:r>
              <w:rPr>
                <w:noProof/>
                <w:webHidden/>
              </w:rPr>
              <w:instrText xml:space="preserve"> PAGEREF _Toc207063016 \h </w:instrText>
            </w:r>
          </w:ins>
          <w:r>
            <w:rPr>
              <w:noProof/>
              <w:webHidden/>
            </w:rPr>
          </w:r>
          <w:ins w:id="334" w:author="Ben Remez" w:date="2025-08-26T01:08:00Z" w16du:dateUtc="2025-08-25T22:08:00Z">
            <w:r>
              <w:rPr>
                <w:noProof/>
                <w:webHidden/>
              </w:rPr>
              <w:fldChar w:fldCharType="separate"/>
            </w:r>
          </w:ins>
          <w:ins w:id="335" w:author="Ben Remez" w:date="2025-08-26T11:40:00Z" w16du:dateUtc="2025-08-26T08:40:00Z">
            <w:r w:rsidR="00555492">
              <w:rPr>
                <w:noProof/>
                <w:webHidden/>
              </w:rPr>
              <w:t>43</w:t>
            </w:r>
          </w:ins>
          <w:ins w:id="336" w:author="Ben Remez" w:date="2025-08-26T01:08:00Z" w16du:dateUtc="2025-08-25T22:08:00Z">
            <w:r>
              <w:rPr>
                <w:noProof/>
                <w:webHidden/>
              </w:rPr>
              <w:fldChar w:fldCharType="end"/>
            </w:r>
            <w:r w:rsidRPr="009D22D1">
              <w:rPr>
                <w:rStyle w:val="Hyperlink"/>
                <w:noProof/>
              </w:rPr>
              <w:fldChar w:fldCharType="end"/>
            </w:r>
          </w:ins>
        </w:p>
        <w:p w14:paraId="3D41B182" w14:textId="2EC686E4" w:rsidR="00DF5F2C" w:rsidDel="00BA1B89" w:rsidRDefault="00DF5F2C">
          <w:pPr>
            <w:pStyle w:val="TOC1"/>
            <w:tabs>
              <w:tab w:val="left" w:pos="480"/>
              <w:tab w:val="right" w:leader="dot" w:pos="9016"/>
            </w:tabs>
            <w:rPr>
              <w:del w:id="337" w:author="Ben Remez" w:date="2025-08-26T00:24:00Z" w16du:dateUtc="2025-08-25T21:24:00Z"/>
              <w:rFonts w:eastAsiaTheme="minorEastAsia"/>
              <w:noProof/>
              <w:sz w:val="24"/>
              <w:szCs w:val="24"/>
              <w:lang w:eastAsia="en-IL"/>
            </w:rPr>
          </w:pPr>
          <w:del w:id="338" w:author="Ben Remez" w:date="2025-08-26T00:24:00Z" w16du:dateUtc="2025-08-25T21:24:00Z">
            <w:r w:rsidRPr="00BA1B89" w:rsidDel="00BA1B89">
              <w:rPr>
                <w:rPrChange w:id="339" w:author="Ben Remez" w:date="2025-08-26T00:24:00Z" w16du:dateUtc="2025-08-25T21:24:00Z">
                  <w:rPr>
                    <w:rStyle w:val="Hyperlink"/>
                    <w:noProof/>
                  </w:rPr>
                </w:rPrChange>
              </w:rPr>
              <w:delText>1.</w:delText>
            </w:r>
            <w:r w:rsidDel="00BA1B89">
              <w:rPr>
                <w:rFonts w:eastAsiaTheme="minorEastAsia"/>
                <w:noProof/>
                <w:sz w:val="24"/>
                <w:szCs w:val="24"/>
                <w:lang w:eastAsia="en-IL"/>
              </w:rPr>
              <w:tab/>
            </w:r>
            <w:r w:rsidRPr="00BA1B89" w:rsidDel="00BA1B89">
              <w:rPr>
                <w:rPrChange w:id="340" w:author="Ben Remez" w:date="2025-08-26T00:24:00Z" w16du:dateUtc="2025-08-25T21:24:00Z">
                  <w:rPr>
                    <w:rStyle w:val="Hyperlink"/>
                    <w:noProof/>
                  </w:rPr>
                </w:rPrChange>
              </w:rPr>
              <w:delText>Introduction</w:delText>
            </w:r>
            <w:r w:rsidDel="00BA1B89">
              <w:rPr>
                <w:noProof/>
                <w:webHidden/>
              </w:rPr>
              <w:tab/>
            </w:r>
            <w:r w:rsidR="00BA1B89" w:rsidDel="00BA1B89">
              <w:rPr>
                <w:noProof/>
                <w:webHidden/>
              </w:rPr>
              <w:delText>1</w:delText>
            </w:r>
          </w:del>
        </w:p>
        <w:p w14:paraId="1C43AB0F" w14:textId="2BB89C0B" w:rsidR="00DF5F2C" w:rsidDel="00BA1B89" w:rsidRDefault="00DF5F2C">
          <w:pPr>
            <w:pStyle w:val="TOC1"/>
            <w:tabs>
              <w:tab w:val="left" w:pos="480"/>
              <w:tab w:val="right" w:leader="dot" w:pos="9016"/>
            </w:tabs>
            <w:rPr>
              <w:del w:id="341" w:author="Ben Remez" w:date="2025-08-26T00:24:00Z" w16du:dateUtc="2025-08-25T21:24:00Z"/>
              <w:rFonts w:eastAsiaTheme="minorEastAsia"/>
              <w:noProof/>
              <w:sz w:val="24"/>
              <w:szCs w:val="24"/>
              <w:lang w:eastAsia="en-IL"/>
            </w:rPr>
          </w:pPr>
          <w:del w:id="342" w:author="Ben Remez" w:date="2025-08-26T00:24:00Z" w16du:dateUtc="2025-08-25T21:24:00Z">
            <w:r w:rsidRPr="00BA1B89" w:rsidDel="00BA1B89">
              <w:rPr>
                <w:rPrChange w:id="343" w:author="Ben Remez" w:date="2025-08-26T00:24:00Z" w16du:dateUtc="2025-08-25T21:24:00Z">
                  <w:rPr>
                    <w:rStyle w:val="Hyperlink"/>
                    <w:noProof/>
                  </w:rPr>
                </w:rPrChange>
              </w:rPr>
              <w:delText>2.</w:delText>
            </w:r>
            <w:r w:rsidDel="00BA1B89">
              <w:rPr>
                <w:rFonts w:eastAsiaTheme="minorEastAsia"/>
                <w:noProof/>
                <w:sz w:val="24"/>
                <w:szCs w:val="24"/>
                <w:lang w:eastAsia="en-IL"/>
              </w:rPr>
              <w:tab/>
            </w:r>
            <w:r w:rsidRPr="00BA1B89" w:rsidDel="00BA1B89">
              <w:rPr>
                <w:rPrChange w:id="344" w:author="Ben Remez" w:date="2025-08-26T00:24:00Z" w16du:dateUtc="2025-08-25T21:24:00Z">
                  <w:rPr>
                    <w:rStyle w:val="Hyperlink"/>
                    <w:noProof/>
                  </w:rPr>
                </w:rPrChange>
              </w:rPr>
              <w:delText>Related Work</w:delText>
            </w:r>
            <w:r w:rsidDel="00BA1B89">
              <w:rPr>
                <w:noProof/>
                <w:webHidden/>
              </w:rPr>
              <w:tab/>
            </w:r>
            <w:r w:rsidR="00BA1B89" w:rsidDel="00BA1B89">
              <w:rPr>
                <w:noProof/>
                <w:webHidden/>
              </w:rPr>
              <w:delText>2</w:delText>
            </w:r>
          </w:del>
        </w:p>
        <w:p w14:paraId="6B062854" w14:textId="759EF77F" w:rsidR="00DF5F2C" w:rsidDel="00BA1B89" w:rsidRDefault="00DF5F2C">
          <w:pPr>
            <w:pStyle w:val="TOC2"/>
            <w:tabs>
              <w:tab w:val="left" w:pos="960"/>
              <w:tab w:val="right" w:leader="dot" w:pos="9016"/>
            </w:tabs>
            <w:rPr>
              <w:del w:id="345" w:author="Ben Remez" w:date="2025-08-26T00:24:00Z" w16du:dateUtc="2025-08-25T21:24:00Z"/>
              <w:rFonts w:eastAsiaTheme="minorEastAsia"/>
              <w:noProof/>
              <w:sz w:val="24"/>
              <w:szCs w:val="24"/>
              <w:lang w:eastAsia="en-IL"/>
            </w:rPr>
          </w:pPr>
          <w:del w:id="346" w:author="Ben Remez" w:date="2025-08-26T00:24:00Z" w16du:dateUtc="2025-08-25T21:24:00Z">
            <w:r w:rsidRPr="00BA1B89" w:rsidDel="00BA1B89">
              <w:rPr>
                <w:rPrChange w:id="347" w:author="Ben Remez" w:date="2025-08-26T00:24:00Z" w16du:dateUtc="2025-08-25T21:24:00Z">
                  <w:rPr>
                    <w:rStyle w:val="Hyperlink"/>
                    <w:noProof/>
                  </w:rPr>
                </w:rPrChange>
              </w:rPr>
              <w:delText>2.1.</w:delText>
            </w:r>
            <w:r w:rsidDel="00BA1B89">
              <w:rPr>
                <w:rFonts w:eastAsiaTheme="minorEastAsia"/>
                <w:noProof/>
                <w:sz w:val="24"/>
                <w:szCs w:val="24"/>
                <w:lang w:eastAsia="en-IL"/>
              </w:rPr>
              <w:tab/>
            </w:r>
            <w:r w:rsidRPr="00BA1B89" w:rsidDel="00BA1B89">
              <w:rPr>
                <w:rPrChange w:id="348" w:author="Ben Remez" w:date="2025-08-26T00:24:00Z" w16du:dateUtc="2025-08-25T21:24:00Z">
                  <w:rPr>
                    <w:rStyle w:val="Hyperlink"/>
                    <w:noProof/>
                  </w:rPr>
                </w:rPrChange>
              </w:rPr>
              <w:delText>Introduction to Structural Analytics and Event Forecasting</w:delText>
            </w:r>
            <w:r w:rsidDel="00BA1B89">
              <w:rPr>
                <w:noProof/>
                <w:webHidden/>
              </w:rPr>
              <w:tab/>
            </w:r>
            <w:r w:rsidR="00BA1B89" w:rsidDel="00BA1B89">
              <w:rPr>
                <w:noProof/>
                <w:webHidden/>
              </w:rPr>
              <w:delText>2</w:delText>
            </w:r>
          </w:del>
        </w:p>
        <w:p w14:paraId="6645FC19" w14:textId="333B99B4" w:rsidR="00DF5F2C" w:rsidDel="00BA1B89" w:rsidRDefault="00DF5F2C">
          <w:pPr>
            <w:pStyle w:val="TOC2"/>
            <w:tabs>
              <w:tab w:val="left" w:pos="960"/>
              <w:tab w:val="right" w:leader="dot" w:pos="9016"/>
            </w:tabs>
            <w:rPr>
              <w:del w:id="349" w:author="Ben Remez" w:date="2025-08-26T00:24:00Z" w16du:dateUtc="2025-08-25T21:24:00Z"/>
              <w:rFonts w:eastAsiaTheme="minorEastAsia"/>
              <w:noProof/>
              <w:sz w:val="24"/>
              <w:szCs w:val="24"/>
              <w:lang w:eastAsia="en-IL"/>
            </w:rPr>
          </w:pPr>
          <w:del w:id="350" w:author="Ben Remez" w:date="2025-08-26T00:24:00Z" w16du:dateUtc="2025-08-25T21:24:00Z">
            <w:r w:rsidRPr="00BA1B89" w:rsidDel="00BA1B89">
              <w:rPr>
                <w:rPrChange w:id="351" w:author="Ben Remez" w:date="2025-08-26T00:24:00Z" w16du:dateUtc="2025-08-25T21:24:00Z">
                  <w:rPr>
                    <w:rStyle w:val="Hyperlink"/>
                    <w:noProof/>
                  </w:rPr>
                </w:rPrChange>
              </w:rPr>
              <w:delText>2.2.</w:delText>
            </w:r>
            <w:r w:rsidDel="00BA1B89">
              <w:rPr>
                <w:rFonts w:eastAsiaTheme="minorEastAsia"/>
                <w:noProof/>
                <w:sz w:val="24"/>
                <w:szCs w:val="24"/>
                <w:lang w:eastAsia="en-IL"/>
              </w:rPr>
              <w:tab/>
            </w:r>
            <w:r w:rsidRPr="00BA1B89" w:rsidDel="00BA1B89">
              <w:rPr>
                <w:rPrChange w:id="352" w:author="Ben Remez" w:date="2025-08-26T00:24:00Z" w16du:dateUtc="2025-08-25T21:24:00Z">
                  <w:rPr>
                    <w:rStyle w:val="Hyperlink"/>
                    <w:noProof/>
                  </w:rPr>
                </w:rPrChange>
              </w:rPr>
              <w:delText>ACH and Evidence-Based Decision-Making</w:delText>
            </w:r>
            <w:r w:rsidDel="00BA1B89">
              <w:rPr>
                <w:noProof/>
                <w:webHidden/>
              </w:rPr>
              <w:tab/>
            </w:r>
            <w:r w:rsidR="00BA1B89" w:rsidDel="00BA1B89">
              <w:rPr>
                <w:noProof/>
                <w:webHidden/>
              </w:rPr>
              <w:delText>2</w:delText>
            </w:r>
          </w:del>
        </w:p>
        <w:p w14:paraId="25E54657" w14:textId="0E7C36EF" w:rsidR="00DF5F2C" w:rsidDel="00BA1B89" w:rsidRDefault="00DF5F2C">
          <w:pPr>
            <w:pStyle w:val="TOC2"/>
            <w:tabs>
              <w:tab w:val="left" w:pos="960"/>
              <w:tab w:val="right" w:leader="dot" w:pos="9016"/>
            </w:tabs>
            <w:rPr>
              <w:del w:id="353" w:author="Ben Remez" w:date="2025-08-26T00:24:00Z" w16du:dateUtc="2025-08-25T21:24:00Z"/>
              <w:rFonts w:eastAsiaTheme="minorEastAsia"/>
              <w:noProof/>
              <w:sz w:val="24"/>
              <w:szCs w:val="24"/>
              <w:lang w:eastAsia="en-IL"/>
            </w:rPr>
          </w:pPr>
          <w:del w:id="354" w:author="Ben Remez" w:date="2025-08-26T00:24:00Z" w16du:dateUtc="2025-08-25T21:24:00Z">
            <w:r w:rsidRPr="00BA1B89" w:rsidDel="00BA1B89">
              <w:rPr>
                <w:rPrChange w:id="355" w:author="Ben Remez" w:date="2025-08-26T00:24:00Z" w16du:dateUtc="2025-08-25T21:24:00Z">
                  <w:rPr>
                    <w:rStyle w:val="Hyperlink"/>
                    <w:noProof/>
                  </w:rPr>
                </w:rPrChange>
              </w:rPr>
              <w:delText>2.3.</w:delText>
            </w:r>
            <w:r w:rsidDel="00BA1B89">
              <w:rPr>
                <w:rFonts w:eastAsiaTheme="minorEastAsia"/>
                <w:noProof/>
                <w:sz w:val="24"/>
                <w:szCs w:val="24"/>
                <w:lang w:eastAsia="en-IL"/>
              </w:rPr>
              <w:tab/>
            </w:r>
            <w:r w:rsidRPr="00BA1B89" w:rsidDel="00BA1B89">
              <w:rPr>
                <w:rPrChange w:id="356" w:author="Ben Remez" w:date="2025-08-26T00:24:00Z" w16du:dateUtc="2025-08-25T21:24:00Z">
                  <w:rPr>
                    <w:rStyle w:val="Hyperlink"/>
                    <w:noProof/>
                  </w:rPr>
                </w:rPrChange>
              </w:rPr>
              <w:delText>Large Language Models (LLMs) in Decision Support and Forecasting</w:delText>
            </w:r>
            <w:r w:rsidDel="00BA1B89">
              <w:rPr>
                <w:noProof/>
                <w:webHidden/>
              </w:rPr>
              <w:tab/>
            </w:r>
            <w:r w:rsidR="00BA1B89" w:rsidDel="00BA1B89">
              <w:rPr>
                <w:noProof/>
                <w:webHidden/>
              </w:rPr>
              <w:delText>4</w:delText>
            </w:r>
          </w:del>
        </w:p>
        <w:p w14:paraId="67C849BA" w14:textId="0FBF3076" w:rsidR="00DF5F2C" w:rsidDel="00BA1B89" w:rsidRDefault="00DF5F2C">
          <w:pPr>
            <w:pStyle w:val="TOC2"/>
            <w:tabs>
              <w:tab w:val="left" w:pos="960"/>
              <w:tab w:val="right" w:leader="dot" w:pos="9016"/>
            </w:tabs>
            <w:rPr>
              <w:del w:id="357" w:author="Ben Remez" w:date="2025-08-26T00:24:00Z" w16du:dateUtc="2025-08-25T21:24:00Z"/>
              <w:rFonts w:eastAsiaTheme="minorEastAsia"/>
              <w:noProof/>
              <w:sz w:val="24"/>
              <w:szCs w:val="24"/>
              <w:lang w:eastAsia="en-IL"/>
            </w:rPr>
          </w:pPr>
          <w:del w:id="358" w:author="Ben Remez" w:date="2025-08-26T00:24:00Z" w16du:dateUtc="2025-08-25T21:24:00Z">
            <w:r w:rsidRPr="00BA1B89" w:rsidDel="00BA1B89">
              <w:rPr>
                <w:rPrChange w:id="359" w:author="Ben Remez" w:date="2025-08-26T00:24:00Z" w16du:dateUtc="2025-08-25T21:24:00Z">
                  <w:rPr>
                    <w:rStyle w:val="Hyperlink"/>
                    <w:noProof/>
                  </w:rPr>
                </w:rPrChange>
              </w:rPr>
              <w:delText>2.4.</w:delText>
            </w:r>
            <w:r w:rsidDel="00BA1B89">
              <w:rPr>
                <w:rFonts w:eastAsiaTheme="minorEastAsia"/>
                <w:noProof/>
                <w:sz w:val="24"/>
                <w:szCs w:val="24"/>
                <w:lang w:eastAsia="en-IL"/>
              </w:rPr>
              <w:tab/>
            </w:r>
            <w:r w:rsidRPr="00BA1B89" w:rsidDel="00BA1B89">
              <w:rPr>
                <w:rPrChange w:id="360" w:author="Ben Remez" w:date="2025-08-26T00:24:00Z" w16du:dateUtc="2025-08-25T21:24:00Z">
                  <w:rPr>
                    <w:rStyle w:val="Hyperlink"/>
                    <w:noProof/>
                  </w:rPr>
                </w:rPrChange>
              </w:rPr>
              <w:delText>MIRAI Benchmark and Event Forecasting Tasks</w:delText>
            </w:r>
            <w:r w:rsidDel="00BA1B89">
              <w:rPr>
                <w:noProof/>
                <w:webHidden/>
              </w:rPr>
              <w:tab/>
            </w:r>
            <w:r w:rsidR="00BA1B89" w:rsidDel="00BA1B89">
              <w:rPr>
                <w:noProof/>
                <w:webHidden/>
              </w:rPr>
              <w:delText>5</w:delText>
            </w:r>
          </w:del>
        </w:p>
        <w:p w14:paraId="09C14169" w14:textId="17AE4AAF" w:rsidR="00DF5F2C" w:rsidDel="00BA1B89" w:rsidRDefault="00DF5F2C">
          <w:pPr>
            <w:pStyle w:val="TOC2"/>
            <w:tabs>
              <w:tab w:val="left" w:pos="960"/>
              <w:tab w:val="right" w:leader="dot" w:pos="9016"/>
            </w:tabs>
            <w:rPr>
              <w:del w:id="361" w:author="Ben Remez" w:date="2025-08-26T00:24:00Z" w16du:dateUtc="2025-08-25T21:24:00Z"/>
              <w:rFonts w:eastAsiaTheme="minorEastAsia"/>
              <w:noProof/>
              <w:sz w:val="24"/>
              <w:szCs w:val="24"/>
              <w:lang w:eastAsia="en-IL"/>
            </w:rPr>
          </w:pPr>
          <w:del w:id="362" w:author="Ben Remez" w:date="2025-08-26T00:24:00Z" w16du:dateUtc="2025-08-25T21:24:00Z">
            <w:r w:rsidRPr="00BA1B89" w:rsidDel="00BA1B89">
              <w:rPr>
                <w:rPrChange w:id="363" w:author="Ben Remez" w:date="2025-08-26T00:24:00Z" w16du:dateUtc="2025-08-25T21:24:00Z">
                  <w:rPr>
                    <w:rStyle w:val="Hyperlink"/>
                    <w:noProof/>
                  </w:rPr>
                </w:rPrChange>
              </w:rPr>
              <w:delText>2.5.</w:delText>
            </w:r>
            <w:r w:rsidDel="00BA1B89">
              <w:rPr>
                <w:rFonts w:eastAsiaTheme="minorEastAsia"/>
                <w:noProof/>
                <w:sz w:val="24"/>
                <w:szCs w:val="24"/>
                <w:lang w:eastAsia="en-IL"/>
              </w:rPr>
              <w:tab/>
            </w:r>
            <w:r w:rsidRPr="00BA1B89" w:rsidDel="00BA1B89">
              <w:rPr>
                <w:rPrChange w:id="364" w:author="Ben Remez" w:date="2025-08-26T00:24:00Z" w16du:dateUtc="2025-08-25T21:24:00Z">
                  <w:rPr>
                    <w:rStyle w:val="Hyperlink"/>
                    <w:noProof/>
                  </w:rPr>
                </w:rPrChange>
              </w:rPr>
              <w:delText>Probabilistic Reasoning and Evidence-Based Forecasting</w:delText>
            </w:r>
            <w:r w:rsidDel="00BA1B89">
              <w:rPr>
                <w:noProof/>
                <w:webHidden/>
              </w:rPr>
              <w:tab/>
            </w:r>
            <w:r w:rsidR="00BA1B89" w:rsidDel="00BA1B89">
              <w:rPr>
                <w:noProof/>
                <w:webHidden/>
              </w:rPr>
              <w:delText>6</w:delText>
            </w:r>
          </w:del>
        </w:p>
        <w:p w14:paraId="55F70EA4" w14:textId="111E6320" w:rsidR="00DF5F2C" w:rsidDel="00BA1B89" w:rsidRDefault="00DF5F2C">
          <w:pPr>
            <w:pStyle w:val="TOC1"/>
            <w:tabs>
              <w:tab w:val="left" w:pos="480"/>
              <w:tab w:val="right" w:leader="dot" w:pos="9016"/>
            </w:tabs>
            <w:rPr>
              <w:del w:id="365" w:author="Ben Remez" w:date="2025-08-26T00:24:00Z" w16du:dateUtc="2025-08-25T21:24:00Z"/>
              <w:rFonts w:eastAsiaTheme="minorEastAsia"/>
              <w:noProof/>
              <w:sz w:val="24"/>
              <w:szCs w:val="24"/>
              <w:lang w:eastAsia="en-IL"/>
            </w:rPr>
          </w:pPr>
          <w:del w:id="366" w:author="Ben Remez" w:date="2025-08-26T00:24:00Z" w16du:dateUtc="2025-08-25T21:24:00Z">
            <w:r w:rsidRPr="00BA1B89" w:rsidDel="00BA1B89">
              <w:rPr>
                <w:rPrChange w:id="367" w:author="Ben Remez" w:date="2025-08-26T00:24:00Z" w16du:dateUtc="2025-08-25T21:24:00Z">
                  <w:rPr>
                    <w:rStyle w:val="Hyperlink"/>
                    <w:noProof/>
                  </w:rPr>
                </w:rPrChange>
              </w:rPr>
              <w:delText>3.</w:delText>
            </w:r>
            <w:r w:rsidDel="00BA1B89">
              <w:rPr>
                <w:rFonts w:eastAsiaTheme="minorEastAsia"/>
                <w:noProof/>
                <w:sz w:val="24"/>
                <w:szCs w:val="24"/>
                <w:lang w:eastAsia="en-IL"/>
              </w:rPr>
              <w:tab/>
            </w:r>
            <w:r w:rsidRPr="00BA1B89" w:rsidDel="00BA1B89">
              <w:rPr>
                <w:rPrChange w:id="368" w:author="Ben Remez" w:date="2025-08-26T00:24:00Z" w16du:dateUtc="2025-08-25T21:24:00Z">
                  <w:rPr>
                    <w:rStyle w:val="Hyperlink"/>
                    <w:noProof/>
                  </w:rPr>
                </w:rPrChange>
              </w:rPr>
              <w:delText>Novelty and Contributions of the Research</w:delText>
            </w:r>
            <w:r w:rsidDel="00BA1B89">
              <w:rPr>
                <w:noProof/>
                <w:webHidden/>
              </w:rPr>
              <w:tab/>
            </w:r>
            <w:r w:rsidR="00BA1B89" w:rsidDel="00BA1B89">
              <w:rPr>
                <w:noProof/>
                <w:webHidden/>
              </w:rPr>
              <w:delText>7</w:delText>
            </w:r>
          </w:del>
        </w:p>
        <w:p w14:paraId="01F99DF2" w14:textId="49A4F45A" w:rsidR="00DF5F2C" w:rsidDel="00BA1B89" w:rsidRDefault="00DF5F2C">
          <w:pPr>
            <w:pStyle w:val="TOC1"/>
            <w:tabs>
              <w:tab w:val="left" w:pos="480"/>
              <w:tab w:val="right" w:leader="dot" w:pos="9016"/>
            </w:tabs>
            <w:rPr>
              <w:del w:id="369" w:author="Ben Remez" w:date="2025-08-26T00:24:00Z" w16du:dateUtc="2025-08-25T21:24:00Z"/>
              <w:rFonts w:eastAsiaTheme="minorEastAsia"/>
              <w:noProof/>
              <w:sz w:val="24"/>
              <w:szCs w:val="24"/>
              <w:lang w:eastAsia="en-IL"/>
            </w:rPr>
          </w:pPr>
          <w:del w:id="370" w:author="Ben Remez" w:date="2025-08-26T00:24:00Z" w16du:dateUtc="2025-08-25T21:24:00Z">
            <w:r w:rsidRPr="00BA1B89" w:rsidDel="00BA1B89">
              <w:rPr>
                <w:rPrChange w:id="371" w:author="Ben Remez" w:date="2025-08-26T00:24:00Z" w16du:dateUtc="2025-08-25T21:24:00Z">
                  <w:rPr>
                    <w:rStyle w:val="Hyperlink"/>
                    <w:noProof/>
                  </w:rPr>
                </w:rPrChange>
              </w:rPr>
              <w:delText>4.</w:delText>
            </w:r>
            <w:r w:rsidDel="00BA1B89">
              <w:rPr>
                <w:rFonts w:eastAsiaTheme="minorEastAsia"/>
                <w:noProof/>
                <w:sz w:val="24"/>
                <w:szCs w:val="24"/>
                <w:lang w:eastAsia="en-IL"/>
              </w:rPr>
              <w:tab/>
            </w:r>
            <w:r w:rsidRPr="00BA1B89" w:rsidDel="00BA1B89">
              <w:rPr>
                <w:rPrChange w:id="372" w:author="Ben Remez" w:date="2025-08-26T00:24:00Z" w16du:dateUtc="2025-08-25T21:24:00Z">
                  <w:rPr>
                    <w:rStyle w:val="Hyperlink"/>
                    <w:noProof/>
                  </w:rPr>
                </w:rPrChange>
              </w:rPr>
              <w:delText>Dataset</w:delText>
            </w:r>
            <w:r w:rsidDel="00BA1B89">
              <w:rPr>
                <w:noProof/>
                <w:webHidden/>
              </w:rPr>
              <w:tab/>
            </w:r>
          </w:del>
          <w:del w:id="373" w:author="Ben Remez" w:date="2025-08-26T00:23:00Z" w16du:dateUtc="2025-08-25T21:23:00Z">
            <w:r w:rsidR="00FD793B" w:rsidDel="00BA1B89">
              <w:rPr>
                <w:noProof/>
                <w:webHidden/>
              </w:rPr>
              <w:delText>7</w:delText>
            </w:r>
          </w:del>
        </w:p>
        <w:p w14:paraId="602D03C3" w14:textId="583EFE94" w:rsidR="00DF5F2C" w:rsidDel="00BA1B89" w:rsidRDefault="00DF5F2C">
          <w:pPr>
            <w:pStyle w:val="TOC1"/>
            <w:tabs>
              <w:tab w:val="left" w:pos="480"/>
              <w:tab w:val="right" w:leader="dot" w:pos="9016"/>
            </w:tabs>
            <w:rPr>
              <w:del w:id="374" w:author="Ben Remez" w:date="2025-08-26T00:24:00Z" w16du:dateUtc="2025-08-25T21:24:00Z"/>
              <w:rFonts w:eastAsiaTheme="minorEastAsia"/>
              <w:noProof/>
              <w:sz w:val="24"/>
              <w:szCs w:val="24"/>
              <w:lang w:eastAsia="en-IL"/>
            </w:rPr>
          </w:pPr>
          <w:del w:id="375" w:author="Ben Remez" w:date="2025-08-26T00:24:00Z" w16du:dateUtc="2025-08-25T21:24:00Z">
            <w:r w:rsidRPr="00BA1B89" w:rsidDel="00BA1B89">
              <w:rPr>
                <w:rPrChange w:id="376" w:author="Ben Remez" w:date="2025-08-26T00:24:00Z" w16du:dateUtc="2025-08-25T21:24:00Z">
                  <w:rPr>
                    <w:rStyle w:val="Hyperlink"/>
                    <w:noProof/>
                  </w:rPr>
                </w:rPrChange>
              </w:rPr>
              <w:delText>5.</w:delText>
            </w:r>
            <w:r w:rsidDel="00BA1B89">
              <w:rPr>
                <w:rFonts w:eastAsiaTheme="minorEastAsia"/>
                <w:noProof/>
                <w:sz w:val="24"/>
                <w:szCs w:val="24"/>
                <w:lang w:eastAsia="en-IL"/>
              </w:rPr>
              <w:tab/>
            </w:r>
            <w:r w:rsidRPr="00BA1B89" w:rsidDel="00BA1B89">
              <w:rPr>
                <w:rPrChange w:id="377" w:author="Ben Remez" w:date="2025-08-26T00:24:00Z" w16du:dateUtc="2025-08-25T21:24:00Z">
                  <w:rPr>
                    <w:rStyle w:val="Hyperlink"/>
                    <w:noProof/>
                  </w:rPr>
                </w:rPrChange>
              </w:rPr>
              <w:delText>Event Forecasting Benchmark</w:delText>
            </w:r>
            <w:r w:rsidDel="00BA1B89">
              <w:rPr>
                <w:noProof/>
                <w:webHidden/>
              </w:rPr>
              <w:tab/>
            </w:r>
          </w:del>
          <w:del w:id="378" w:author="Ben Remez" w:date="2025-08-26T00:23:00Z" w16du:dateUtc="2025-08-25T21:23:00Z">
            <w:r w:rsidR="00FD793B" w:rsidDel="00BA1B89">
              <w:rPr>
                <w:noProof/>
                <w:webHidden/>
              </w:rPr>
              <w:delText>9</w:delText>
            </w:r>
          </w:del>
        </w:p>
        <w:p w14:paraId="39F6282F" w14:textId="03B96476" w:rsidR="00DF5F2C" w:rsidDel="00BA1B89" w:rsidRDefault="00DF5F2C">
          <w:pPr>
            <w:pStyle w:val="TOC1"/>
            <w:tabs>
              <w:tab w:val="left" w:pos="480"/>
              <w:tab w:val="right" w:leader="dot" w:pos="9016"/>
            </w:tabs>
            <w:rPr>
              <w:del w:id="379" w:author="Ben Remez" w:date="2025-08-26T00:24:00Z" w16du:dateUtc="2025-08-25T21:24:00Z"/>
              <w:rFonts w:eastAsiaTheme="minorEastAsia"/>
              <w:noProof/>
              <w:sz w:val="24"/>
              <w:szCs w:val="24"/>
              <w:lang w:eastAsia="en-IL"/>
            </w:rPr>
          </w:pPr>
          <w:del w:id="380" w:author="Ben Remez" w:date="2025-08-26T00:24:00Z" w16du:dateUtc="2025-08-25T21:24:00Z">
            <w:r w:rsidRPr="00BA1B89" w:rsidDel="00BA1B89">
              <w:rPr>
                <w:rPrChange w:id="381" w:author="Ben Remez" w:date="2025-08-26T00:24:00Z" w16du:dateUtc="2025-08-25T21:24:00Z">
                  <w:rPr>
                    <w:rStyle w:val="Hyperlink"/>
                    <w:noProof/>
                  </w:rPr>
                </w:rPrChange>
              </w:rPr>
              <w:delText>6.</w:delText>
            </w:r>
            <w:r w:rsidDel="00BA1B89">
              <w:rPr>
                <w:rFonts w:eastAsiaTheme="minorEastAsia"/>
                <w:noProof/>
                <w:sz w:val="24"/>
                <w:szCs w:val="24"/>
                <w:lang w:eastAsia="en-IL"/>
              </w:rPr>
              <w:tab/>
            </w:r>
            <w:r w:rsidRPr="00BA1B89" w:rsidDel="00BA1B89">
              <w:rPr>
                <w:rPrChange w:id="382" w:author="Ben Remez" w:date="2025-08-26T00:24:00Z" w16du:dateUtc="2025-08-25T21:24:00Z">
                  <w:rPr>
                    <w:rStyle w:val="Hyperlink"/>
                    <w:noProof/>
                  </w:rPr>
                </w:rPrChange>
              </w:rPr>
              <w:delText>Methodology</w:delText>
            </w:r>
            <w:r w:rsidDel="00BA1B89">
              <w:rPr>
                <w:noProof/>
                <w:webHidden/>
              </w:rPr>
              <w:tab/>
            </w:r>
          </w:del>
          <w:del w:id="383" w:author="Ben Remez" w:date="2025-08-26T00:23:00Z" w16du:dateUtc="2025-08-25T21:23:00Z">
            <w:r w:rsidR="00FD793B" w:rsidDel="00BA1B89">
              <w:rPr>
                <w:noProof/>
                <w:webHidden/>
              </w:rPr>
              <w:delText>10</w:delText>
            </w:r>
          </w:del>
        </w:p>
        <w:p w14:paraId="33706379" w14:textId="7A4FBD88" w:rsidR="00DF5F2C" w:rsidDel="00BA1B89" w:rsidRDefault="00DF5F2C">
          <w:pPr>
            <w:pStyle w:val="TOC1"/>
            <w:tabs>
              <w:tab w:val="left" w:pos="480"/>
              <w:tab w:val="right" w:leader="dot" w:pos="9016"/>
            </w:tabs>
            <w:rPr>
              <w:del w:id="384" w:author="Ben Remez" w:date="2025-08-26T00:24:00Z" w16du:dateUtc="2025-08-25T21:24:00Z"/>
              <w:rFonts w:eastAsiaTheme="minorEastAsia"/>
              <w:noProof/>
              <w:sz w:val="24"/>
              <w:szCs w:val="24"/>
              <w:lang w:eastAsia="en-IL"/>
            </w:rPr>
          </w:pPr>
          <w:del w:id="385" w:author="Ben Remez" w:date="2025-08-26T00:24:00Z" w16du:dateUtc="2025-08-25T21:24:00Z">
            <w:r w:rsidRPr="00BA1B89" w:rsidDel="00BA1B89">
              <w:rPr>
                <w:rPrChange w:id="386" w:author="Ben Remez" w:date="2025-08-26T00:24:00Z" w16du:dateUtc="2025-08-25T21:24:00Z">
                  <w:rPr>
                    <w:rStyle w:val="Hyperlink"/>
                    <w:noProof/>
                  </w:rPr>
                </w:rPrChange>
              </w:rPr>
              <w:delText>6.</w:delText>
            </w:r>
            <w:r w:rsidDel="00BA1B89">
              <w:rPr>
                <w:rFonts w:eastAsiaTheme="minorEastAsia"/>
                <w:noProof/>
                <w:sz w:val="24"/>
                <w:szCs w:val="24"/>
                <w:lang w:eastAsia="en-IL"/>
              </w:rPr>
              <w:tab/>
            </w:r>
            <w:r w:rsidRPr="00BA1B89" w:rsidDel="00BA1B89">
              <w:rPr>
                <w:rPrChange w:id="387" w:author="Ben Remez" w:date="2025-08-26T00:24:00Z" w16du:dateUtc="2025-08-25T21:24:00Z">
                  <w:rPr>
                    <w:rStyle w:val="Hyperlink"/>
                    <w:noProof/>
                  </w:rPr>
                </w:rPrChange>
              </w:rPr>
              <w:delText>Initial Experimentation</w:delText>
            </w:r>
            <w:r w:rsidDel="00BA1B89">
              <w:rPr>
                <w:noProof/>
                <w:webHidden/>
              </w:rPr>
              <w:tab/>
            </w:r>
          </w:del>
          <w:del w:id="388" w:author="Ben Remez" w:date="2025-08-26T00:23:00Z" w16du:dateUtc="2025-08-25T21:23:00Z">
            <w:r w:rsidR="00FD793B" w:rsidDel="00BA1B89">
              <w:rPr>
                <w:noProof/>
                <w:webHidden/>
              </w:rPr>
              <w:delText>12</w:delText>
            </w:r>
          </w:del>
        </w:p>
        <w:p w14:paraId="79A4EEF9" w14:textId="60271339" w:rsidR="00DF5F2C" w:rsidDel="00BA1B89" w:rsidRDefault="00DF5F2C">
          <w:pPr>
            <w:pStyle w:val="TOC1"/>
            <w:tabs>
              <w:tab w:val="left" w:pos="480"/>
              <w:tab w:val="right" w:leader="dot" w:pos="9016"/>
            </w:tabs>
            <w:rPr>
              <w:del w:id="389" w:author="Ben Remez" w:date="2025-08-26T00:24:00Z" w16du:dateUtc="2025-08-25T21:24:00Z"/>
              <w:rFonts w:eastAsiaTheme="minorEastAsia"/>
              <w:noProof/>
              <w:sz w:val="24"/>
              <w:szCs w:val="24"/>
              <w:lang w:eastAsia="en-IL"/>
            </w:rPr>
          </w:pPr>
          <w:del w:id="390" w:author="Ben Remez" w:date="2025-08-26T00:24:00Z" w16du:dateUtc="2025-08-25T21:24:00Z">
            <w:r w:rsidRPr="00BA1B89" w:rsidDel="00BA1B89">
              <w:rPr>
                <w:rPrChange w:id="391" w:author="Ben Remez" w:date="2025-08-26T00:24:00Z" w16du:dateUtc="2025-08-25T21:24:00Z">
                  <w:rPr>
                    <w:rStyle w:val="Hyperlink"/>
                    <w:noProof/>
                  </w:rPr>
                </w:rPrChange>
              </w:rPr>
              <w:delText>7.</w:delText>
            </w:r>
            <w:r w:rsidDel="00BA1B89">
              <w:rPr>
                <w:rFonts w:eastAsiaTheme="minorEastAsia"/>
                <w:noProof/>
                <w:sz w:val="24"/>
                <w:szCs w:val="24"/>
                <w:lang w:eastAsia="en-IL"/>
              </w:rPr>
              <w:tab/>
            </w:r>
            <w:r w:rsidRPr="00BA1B89" w:rsidDel="00BA1B89">
              <w:rPr>
                <w:rPrChange w:id="392" w:author="Ben Remez" w:date="2025-08-26T00:24:00Z" w16du:dateUtc="2025-08-25T21:24:00Z">
                  <w:rPr>
                    <w:rStyle w:val="Hyperlink"/>
                    <w:noProof/>
                  </w:rPr>
                </w:rPrChange>
              </w:rPr>
              <w:delText>Test Experiment Design and Execution</w:delText>
            </w:r>
            <w:r w:rsidDel="00BA1B89">
              <w:rPr>
                <w:noProof/>
                <w:webHidden/>
              </w:rPr>
              <w:tab/>
            </w:r>
          </w:del>
          <w:del w:id="393" w:author="Ben Remez" w:date="2025-08-26T00:23:00Z" w16du:dateUtc="2025-08-25T21:23:00Z">
            <w:r w:rsidR="00FD793B" w:rsidDel="00BA1B89">
              <w:rPr>
                <w:noProof/>
                <w:webHidden/>
              </w:rPr>
              <w:delText>15</w:delText>
            </w:r>
          </w:del>
        </w:p>
        <w:p w14:paraId="4770B460" w14:textId="5619659F" w:rsidR="00DF5F2C" w:rsidDel="00BA1B89" w:rsidRDefault="00DF5F2C">
          <w:pPr>
            <w:pStyle w:val="TOC1"/>
            <w:tabs>
              <w:tab w:val="left" w:pos="480"/>
              <w:tab w:val="right" w:leader="dot" w:pos="9016"/>
            </w:tabs>
            <w:rPr>
              <w:del w:id="394" w:author="Ben Remez" w:date="2025-08-26T00:24:00Z" w16du:dateUtc="2025-08-25T21:24:00Z"/>
              <w:rFonts w:eastAsiaTheme="minorEastAsia"/>
              <w:noProof/>
              <w:sz w:val="24"/>
              <w:szCs w:val="24"/>
              <w:lang w:eastAsia="en-IL"/>
            </w:rPr>
          </w:pPr>
          <w:del w:id="395" w:author="Ben Remez" w:date="2025-08-26T00:24:00Z" w16du:dateUtc="2025-08-25T21:24:00Z">
            <w:r w:rsidRPr="00BA1B89" w:rsidDel="00BA1B89">
              <w:rPr>
                <w:rPrChange w:id="396" w:author="Ben Remez" w:date="2025-08-26T00:24:00Z" w16du:dateUtc="2025-08-25T21:24:00Z">
                  <w:rPr>
                    <w:rStyle w:val="Hyperlink"/>
                    <w:noProof/>
                  </w:rPr>
                </w:rPrChange>
              </w:rPr>
              <w:delText>8.</w:delText>
            </w:r>
            <w:r w:rsidDel="00BA1B89">
              <w:rPr>
                <w:rFonts w:eastAsiaTheme="minorEastAsia"/>
                <w:noProof/>
                <w:sz w:val="24"/>
                <w:szCs w:val="24"/>
                <w:lang w:eastAsia="en-IL"/>
              </w:rPr>
              <w:tab/>
            </w:r>
            <w:r w:rsidRPr="00BA1B89" w:rsidDel="00BA1B89">
              <w:rPr>
                <w:rPrChange w:id="397" w:author="Ben Remez" w:date="2025-08-26T00:24:00Z" w16du:dateUtc="2025-08-25T21:24:00Z">
                  <w:rPr>
                    <w:rStyle w:val="Hyperlink"/>
                    <w:noProof/>
                  </w:rPr>
                </w:rPrChange>
              </w:rPr>
              <w:delText>Results</w:delText>
            </w:r>
            <w:r w:rsidDel="00BA1B89">
              <w:rPr>
                <w:noProof/>
                <w:webHidden/>
              </w:rPr>
              <w:tab/>
            </w:r>
          </w:del>
          <w:del w:id="398" w:author="Ben Remez" w:date="2025-08-26T00:23:00Z" w16du:dateUtc="2025-08-25T21:23:00Z">
            <w:r w:rsidR="00FD793B" w:rsidDel="00BA1B89">
              <w:rPr>
                <w:noProof/>
                <w:webHidden/>
              </w:rPr>
              <w:delText>16</w:delText>
            </w:r>
          </w:del>
        </w:p>
        <w:p w14:paraId="49C4B2B2" w14:textId="275C5E87" w:rsidR="00DF5F2C" w:rsidDel="00BA1B89" w:rsidRDefault="00DF5F2C">
          <w:pPr>
            <w:pStyle w:val="TOC1"/>
            <w:tabs>
              <w:tab w:val="left" w:pos="480"/>
              <w:tab w:val="right" w:leader="dot" w:pos="9016"/>
            </w:tabs>
            <w:rPr>
              <w:del w:id="399" w:author="Ben Remez" w:date="2025-08-26T00:24:00Z" w16du:dateUtc="2025-08-25T21:24:00Z"/>
              <w:rFonts w:eastAsiaTheme="minorEastAsia"/>
              <w:noProof/>
              <w:sz w:val="24"/>
              <w:szCs w:val="24"/>
              <w:lang w:eastAsia="en-IL"/>
            </w:rPr>
          </w:pPr>
          <w:del w:id="400" w:author="Ben Remez" w:date="2025-08-26T00:24:00Z" w16du:dateUtc="2025-08-25T21:24:00Z">
            <w:r w:rsidRPr="00BA1B89" w:rsidDel="00BA1B89">
              <w:rPr>
                <w:rPrChange w:id="401" w:author="Ben Remez" w:date="2025-08-26T00:24:00Z" w16du:dateUtc="2025-08-25T21:24:00Z">
                  <w:rPr>
                    <w:rStyle w:val="Hyperlink"/>
                    <w:noProof/>
                  </w:rPr>
                </w:rPrChange>
              </w:rPr>
              <w:delText>9.</w:delText>
            </w:r>
            <w:r w:rsidDel="00BA1B89">
              <w:rPr>
                <w:rFonts w:eastAsiaTheme="minorEastAsia"/>
                <w:noProof/>
                <w:sz w:val="24"/>
                <w:szCs w:val="24"/>
                <w:lang w:eastAsia="en-IL"/>
              </w:rPr>
              <w:tab/>
            </w:r>
            <w:r w:rsidRPr="00BA1B89" w:rsidDel="00BA1B89">
              <w:rPr>
                <w:rPrChange w:id="402" w:author="Ben Remez" w:date="2025-08-26T00:24:00Z" w16du:dateUtc="2025-08-25T21:24:00Z">
                  <w:rPr>
                    <w:rStyle w:val="Hyperlink"/>
                    <w:noProof/>
                  </w:rPr>
                </w:rPrChange>
              </w:rPr>
              <w:delText>Current Limitations</w:delText>
            </w:r>
            <w:r w:rsidDel="00BA1B89">
              <w:rPr>
                <w:noProof/>
                <w:webHidden/>
              </w:rPr>
              <w:tab/>
            </w:r>
          </w:del>
          <w:del w:id="403" w:author="Ben Remez" w:date="2025-08-26T00:23:00Z" w16du:dateUtc="2025-08-25T21:23:00Z">
            <w:r w:rsidR="00FD793B" w:rsidDel="00BA1B89">
              <w:rPr>
                <w:noProof/>
                <w:webHidden/>
              </w:rPr>
              <w:delText>18</w:delText>
            </w:r>
          </w:del>
        </w:p>
        <w:p w14:paraId="1A083F1E" w14:textId="1DA32BC0" w:rsidR="00DF5F2C" w:rsidDel="00BA1B89" w:rsidRDefault="00DF5F2C">
          <w:pPr>
            <w:pStyle w:val="TOC1"/>
            <w:tabs>
              <w:tab w:val="left" w:pos="720"/>
              <w:tab w:val="right" w:leader="dot" w:pos="9016"/>
            </w:tabs>
            <w:rPr>
              <w:del w:id="404" w:author="Ben Remez" w:date="2025-08-26T00:24:00Z" w16du:dateUtc="2025-08-25T21:24:00Z"/>
              <w:rFonts w:eastAsiaTheme="minorEastAsia"/>
              <w:noProof/>
              <w:sz w:val="24"/>
              <w:szCs w:val="24"/>
              <w:lang w:eastAsia="en-IL"/>
            </w:rPr>
          </w:pPr>
          <w:del w:id="405" w:author="Ben Remez" w:date="2025-08-26T00:24:00Z" w16du:dateUtc="2025-08-25T21:24:00Z">
            <w:r w:rsidRPr="00BA1B89" w:rsidDel="00BA1B89">
              <w:rPr>
                <w:rPrChange w:id="406" w:author="Ben Remez" w:date="2025-08-26T00:24:00Z" w16du:dateUtc="2025-08-25T21:24:00Z">
                  <w:rPr>
                    <w:rStyle w:val="Hyperlink"/>
                    <w:noProof/>
                  </w:rPr>
                </w:rPrChange>
              </w:rPr>
              <w:delText>10.</w:delText>
            </w:r>
            <w:r w:rsidDel="00BA1B89">
              <w:rPr>
                <w:rFonts w:eastAsiaTheme="minorEastAsia"/>
                <w:noProof/>
                <w:sz w:val="24"/>
                <w:szCs w:val="24"/>
                <w:lang w:eastAsia="en-IL"/>
              </w:rPr>
              <w:tab/>
            </w:r>
            <w:r w:rsidRPr="00BA1B89" w:rsidDel="00BA1B89">
              <w:rPr>
                <w:rPrChange w:id="407" w:author="Ben Remez" w:date="2025-08-26T00:24:00Z" w16du:dateUtc="2025-08-25T21:24:00Z">
                  <w:rPr>
                    <w:rStyle w:val="Hyperlink"/>
                    <w:noProof/>
                  </w:rPr>
                </w:rPrChange>
              </w:rPr>
              <w:delText>Conclusions and Future Work</w:delText>
            </w:r>
            <w:r w:rsidDel="00BA1B89">
              <w:rPr>
                <w:noProof/>
                <w:webHidden/>
              </w:rPr>
              <w:tab/>
            </w:r>
          </w:del>
          <w:del w:id="408" w:author="Ben Remez" w:date="2025-08-26T00:23:00Z" w16du:dateUtc="2025-08-25T21:23:00Z">
            <w:r w:rsidR="00FD793B" w:rsidDel="00BA1B89">
              <w:rPr>
                <w:noProof/>
                <w:webHidden/>
              </w:rPr>
              <w:delText>18</w:delText>
            </w:r>
          </w:del>
        </w:p>
        <w:p w14:paraId="496A1D51" w14:textId="17D21BE6" w:rsidR="00DF5F2C" w:rsidDel="00BA1B89" w:rsidRDefault="00DF5F2C">
          <w:pPr>
            <w:pStyle w:val="TOC1"/>
            <w:tabs>
              <w:tab w:val="left" w:pos="720"/>
              <w:tab w:val="right" w:leader="dot" w:pos="9016"/>
            </w:tabs>
            <w:rPr>
              <w:del w:id="409" w:author="Ben Remez" w:date="2025-08-26T00:24:00Z" w16du:dateUtc="2025-08-25T21:24:00Z"/>
              <w:rFonts w:eastAsiaTheme="minorEastAsia"/>
              <w:noProof/>
              <w:sz w:val="24"/>
              <w:szCs w:val="24"/>
              <w:lang w:eastAsia="en-IL"/>
            </w:rPr>
          </w:pPr>
          <w:del w:id="410" w:author="Ben Remez" w:date="2025-08-26T00:24:00Z" w16du:dateUtc="2025-08-25T21:24:00Z">
            <w:r w:rsidRPr="00BA1B89" w:rsidDel="00BA1B89">
              <w:rPr>
                <w:rPrChange w:id="411" w:author="Ben Remez" w:date="2025-08-26T00:24:00Z" w16du:dateUtc="2025-08-25T21:24:00Z">
                  <w:rPr>
                    <w:rStyle w:val="Hyperlink"/>
                    <w:noProof/>
                  </w:rPr>
                </w:rPrChange>
              </w:rPr>
              <w:delText>11.</w:delText>
            </w:r>
            <w:r w:rsidDel="00BA1B89">
              <w:rPr>
                <w:rFonts w:eastAsiaTheme="minorEastAsia"/>
                <w:noProof/>
                <w:sz w:val="24"/>
                <w:szCs w:val="24"/>
                <w:lang w:eastAsia="en-IL"/>
              </w:rPr>
              <w:tab/>
            </w:r>
            <w:r w:rsidRPr="00BA1B89" w:rsidDel="00BA1B89">
              <w:rPr>
                <w:rPrChange w:id="412" w:author="Ben Remez" w:date="2025-08-26T00:24:00Z" w16du:dateUtc="2025-08-25T21:24:00Z">
                  <w:rPr>
                    <w:rStyle w:val="Hyperlink"/>
                    <w:noProof/>
                  </w:rPr>
                </w:rPrChange>
              </w:rPr>
              <w:delText>References</w:delText>
            </w:r>
            <w:r w:rsidDel="00BA1B89">
              <w:rPr>
                <w:noProof/>
                <w:webHidden/>
              </w:rPr>
              <w:tab/>
            </w:r>
          </w:del>
          <w:del w:id="413" w:author="Ben Remez" w:date="2025-08-26T00:23:00Z" w16du:dateUtc="2025-08-25T21:23:00Z">
            <w:r w:rsidR="00FD793B" w:rsidDel="00BA1B89">
              <w:rPr>
                <w:noProof/>
                <w:webHidden/>
              </w:rPr>
              <w:delText>18</w:delText>
            </w:r>
          </w:del>
        </w:p>
        <w:p w14:paraId="17F9AE93" w14:textId="06F387D8" w:rsidR="003E1F1E" w:rsidRDefault="003E1F1E">
          <w:r w:rsidRPr="003E1F1E">
            <w:rPr>
              <w:b/>
              <w:bCs/>
              <w:noProof/>
              <w:sz w:val="24"/>
              <w:szCs w:val="24"/>
            </w:rPr>
            <w:fldChar w:fldCharType="end"/>
          </w:r>
        </w:p>
      </w:sdtContent>
    </w:sdt>
    <w:p w14:paraId="3A561858" w14:textId="77777777" w:rsidR="003E1F1E" w:rsidRPr="00686F24" w:rsidRDefault="003E1F1E" w:rsidP="00C3238F">
      <w:pPr>
        <w:rPr>
          <w:rFonts w:cstheme="majorBidi"/>
          <w:b/>
          <w:bCs/>
          <w:sz w:val="32"/>
          <w:szCs w:val="32"/>
        </w:rPr>
      </w:pPr>
    </w:p>
    <w:p w14:paraId="5BD3E9CE" w14:textId="7052DF5C" w:rsidR="00686F24" w:rsidRDefault="00B7780B" w:rsidP="00686F24">
      <w:pPr>
        <w:pStyle w:val="Heading1"/>
        <w:numPr>
          <w:ilvl w:val="0"/>
          <w:numId w:val="1"/>
        </w:numPr>
        <w:ind w:left="357" w:hanging="357"/>
      </w:pPr>
      <w:bookmarkStart w:id="414" w:name="_Toc207062949"/>
      <w:r>
        <w:t>Introduction</w:t>
      </w:r>
      <w:bookmarkEnd w:id="414"/>
    </w:p>
    <w:p w14:paraId="5D1075A2" w14:textId="4AABB379" w:rsidR="005C5EC6" w:rsidRDefault="005C5EC6" w:rsidP="00C34E3A">
      <w:pPr>
        <w:ind w:firstLine="357"/>
        <w:jc w:val="both"/>
        <w:rPr>
          <w:sz w:val="24"/>
          <w:szCs w:val="24"/>
        </w:rPr>
        <w:pPrChange w:id="415" w:author="Alexander Apartsin" w:date="2025-08-27T10:54:00Z" w16du:dateUtc="2025-08-27T07:54:00Z">
          <w:pPr>
            <w:ind w:firstLine="357"/>
          </w:pPr>
        </w:pPrChange>
      </w:pPr>
      <w:r w:rsidRPr="005C5EC6">
        <w:rPr>
          <w:sz w:val="24"/>
          <w:szCs w:val="24"/>
        </w:rPr>
        <w:t>Structural analytical techniques, such as Analysis of Competing Hypotheses (ACH), provide a systematic framework for evaluating complex problems by organizing information, identifying biases, and assessing multiple competing explanations. ACH</w:t>
      </w:r>
      <w:proofErr w:type="gramStart"/>
      <w:r w:rsidRPr="005C5EC6">
        <w:rPr>
          <w:sz w:val="24"/>
          <w:szCs w:val="24"/>
        </w:rPr>
        <w:t>, in particular, encourages</w:t>
      </w:r>
      <w:proofErr w:type="gramEnd"/>
      <w:r w:rsidRPr="005C5EC6">
        <w:rPr>
          <w:sz w:val="24"/>
          <w:szCs w:val="24"/>
        </w:rPr>
        <w:t xml:space="preserve"> analysts to consider alternative hypotheses, weigh evidence objectively, and avoid cognitive </w:t>
      </w:r>
      <w:del w:id="416" w:author="Alexander Apartsin" w:date="2025-08-27T10:54:00Z" w16du:dateUtc="2025-08-27T07:54:00Z">
        <w:r w:rsidRPr="005C5EC6" w:rsidDel="00C34E3A">
          <w:rPr>
            <w:sz w:val="24"/>
            <w:szCs w:val="24"/>
          </w:rPr>
          <w:delText>pitfalls like</w:delText>
        </w:r>
      </w:del>
      <w:ins w:id="417" w:author="Alexander Apartsin" w:date="2025-08-27T10:54:00Z" w16du:dateUtc="2025-08-27T07:54:00Z">
        <w:r w:rsidR="00C34E3A">
          <w:rPr>
            <w:sz w:val="24"/>
            <w:szCs w:val="24"/>
          </w:rPr>
          <w:t>biases such as</w:t>
        </w:r>
      </w:ins>
      <w:r w:rsidRPr="005C5EC6">
        <w:rPr>
          <w:sz w:val="24"/>
          <w:szCs w:val="24"/>
        </w:rPr>
        <w:t xml:space="preserve"> confirmation bias. By structuring the analysis around competing scenarios, ACH enhances transparency, reduces uncertainty, and improves decision-making. This technique is especially valuable in intelligence, business, and policy analysis, where accurate conclusions are critical. The benefits of ACH and similar structural techniques include fostering critical thinking, promoting collaboration, and delivering more robust, evidence-based outcomes. These methods </w:t>
      </w:r>
      <w:del w:id="418" w:author="Alexander Apartsin" w:date="2025-08-27T10:54:00Z" w16du:dateUtc="2025-08-27T07:54:00Z">
        <w:r w:rsidRPr="005C5EC6" w:rsidDel="00C34E3A">
          <w:rPr>
            <w:sz w:val="24"/>
            <w:szCs w:val="24"/>
          </w:rPr>
          <w:delText>help analysts navigate ambiguity and make well</w:delText>
        </w:r>
        <w:r w:rsidDel="00C34E3A">
          <w:rPr>
            <w:sz w:val="24"/>
            <w:szCs w:val="24"/>
          </w:rPr>
          <w:delText>-</w:delText>
        </w:r>
        <w:r w:rsidRPr="005C5EC6" w:rsidDel="00C34E3A">
          <w:rPr>
            <w:sz w:val="24"/>
            <w:szCs w:val="24"/>
          </w:rPr>
          <w:delText>informed</w:delText>
        </w:r>
      </w:del>
      <w:ins w:id="419" w:author="Alexander Apartsin" w:date="2025-08-27T10:54:00Z" w16du:dateUtc="2025-08-27T07:54:00Z">
        <w:r w:rsidR="00C34E3A">
          <w:rPr>
            <w:sz w:val="24"/>
            <w:szCs w:val="24"/>
          </w:rPr>
          <w:t>enable analysts to navigate ambiguity and make informed</w:t>
        </w:r>
      </w:ins>
      <w:r w:rsidRPr="005C5EC6">
        <w:rPr>
          <w:sz w:val="24"/>
          <w:szCs w:val="24"/>
        </w:rPr>
        <w:t xml:space="preserve"> judgments in dynamic environments. </w:t>
      </w:r>
    </w:p>
    <w:p w14:paraId="7F1B04AD" w14:textId="5037203E" w:rsidR="005C5EC6" w:rsidRDefault="005C5EC6" w:rsidP="00C34E3A">
      <w:pPr>
        <w:jc w:val="both"/>
        <w:rPr>
          <w:sz w:val="24"/>
          <w:szCs w:val="24"/>
        </w:rPr>
        <w:pPrChange w:id="420" w:author="Alexander Apartsin" w:date="2025-08-27T10:54:00Z" w16du:dateUtc="2025-08-27T07:54:00Z">
          <w:pPr/>
        </w:pPrChange>
      </w:pPr>
      <w:r w:rsidRPr="005C5EC6">
        <w:rPr>
          <w:sz w:val="24"/>
          <w:szCs w:val="24"/>
        </w:rPr>
        <w:t xml:space="preserve">This research aims to leverage large language models (LLMs) to </w:t>
      </w:r>
      <w:proofErr w:type="spellStart"/>
      <w:r w:rsidRPr="005C5EC6">
        <w:rPr>
          <w:sz w:val="24"/>
          <w:szCs w:val="24"/>
        </w:rPr>
        <w:t>analyze</w:t>
      </w:r>
      <w:proofErr w:type="spellEnd"/>
      <w:r w:rsidRPr="005C5EC6">
        <w:rPr>
          <w:sz w:val="24"/>
          <w:szCs w:val="24"/>
        </w:rPr>
        <w:t xml:space="preserve"> diverse information sources and enhance the accuracy of forecasting future outcomes. The forecasting task is structured as a multiple-choice question, where each answer choice represents an attribute of a future event. The study utilizes a dataset of recent news articles to achieve this, enabling the model to generate informed predictions based on the </w:t>
      </w:r>
      <w:del w:id="421" w:author="Alexander Apartsin" w:date="2025-08-27T10:54:00Z" w16du:dateUtc="2025-08-27T07:54:00Z">
        <w:r w:rsidRPr="005C5EC6" w:rsidDel="00C34E3A">
          <w:rPr>
            <w:sz w:val="24"/>
            <w:szCs w:val="24"/>
          </w:rPr>
          <w:delText>latest available information</w:delText>
        </w:r>
      </w:del>
      <w:ins w:id="422" w:author="Alexander Apartsin" w:date="2025-08-27T10:54:00Z" w16du:dateUtc="2025-08-27T07:54:00Z">
        <w:r w:rsidR="00C34E3A">
          <w:rPr>
            <w:sz w:val="24"/>
            <w:szCs w:val="24"/>
          </w:rPr>
          <w:t>most up-to-date information available</w:t>
        </w:r>
      </w:ins>
      <w:r w:rsidRPr="005C5EC6">
        <w:rPr>
          <w:sz w:val="24"/>
          <w:szCs w:val="24"/>
        </w:rPr>
        <w:t xml:space="preserve">. </w:t>
      </w:r>
    </w:p>
    <w:p w14:paraId="03DD1F2B" w14:textId="5B7DAB21" w:rsidR="00686F24" w:rsidRDefault="005C5EC6" w:rsidP="00C34E3A">
      <w:pPr>
        <w:jc w:val="both"/>
        <w:rPr>
          <w:lang w:val="en-US"/>
        </w:rPr>
        <w:pPrChange w:id="423" w:author="Alexander Apartsin" w:date="2025-08-27T10:54:00Z" w16du:dateUtc="2025-08-27T07:54:00Z">
          <w:pPr/>
        </w:pPrChange>
      </w:pPr>
      <w:r w:rsidRPr="005C5EC6">
        <w:rPr>
          <w:sz w:val="24"/>
          <w:szCs w:val="24"/>
        </w:rPr>
        <w:t xml:space="preserve">Using large language models (LLMs) in event forecasting offers several advantages. Firstly, LLMs mitigate the influence of human biases, ensuring that predictions are based solely on data-driven insights rather than subjective interpretations. Secondly, they can process and </w:t>
      </w:r>
      <w:proofErr w:type="spellStart"/>
      <w:r w:rsidRPr="005C5EC6">
        <w:rPr>
          <w:sz w:val="24"/>
          <w:szCs w:val="24"/>
        </w:rPr>
        <w:t>analyze</w:t>
      </w:r>
      <w:proofErr w:type="spellEnd"/>
      <w:r w:rsidRPr="005C5EC6">
        <w:rPr>
          <w:sz w:val="24"/>
          <w:szCs w:val="24"/>
        </w:rPr>
        <w:t xml:space="preserve"> vast amounts of information efficiently, comprehensively evaluating multiple sources. Lastly, LLMs leverage extensive common knowledge and </w:t>
      </w:r>
      <w:proofErr w:type="gramStart"/>
      <w:r w:rsidRPr="005C5EC6">
        <w:rPr>
          <w:sz w:val="24"/>
          <w:szCs w:val="24"/>
        </w:rPr>
        <w:t>factual information</w:t>
      </w:r>
      <w:proofErr w:type="gramEnd"/>
      <w:r w:rsidRPr="005C5EC6">
        <w:rPr>
          <w:sz w:val="24"/>
          <w:szCs w:val="24"/>
        </w:rPr>
        <w:t xml:space="preserve"> in their training data, enhancing their ability to generate well-informed and contextually relevant forecasts.</w:t>
      </w:r>
    </w:p>
    <w:p w14:paraId="704C0F60" w14:textId="547A151D" w:rsidR="008D4480" w:rsidRDefault="008D4480" w:rsidP="008D4480">
      <w:pPr>
        <w:pStyle w:val="Heading1"/>
        <w:numPr>
          <w:ilvl w:val="0"/>
          <w:numId w:val="1"/>
        </w:numPr>
        <w:ind w:left="357" w:hanging="357"/>
      </w:pPr>
      <w:bookmarkStart w:id="424" w:name="_Toc207062950"/>
      <w:r w:rsidRPr="008D4480">
        <w:t>Related Work</w:t>
      </w:r>
      <w:bookmarkEnd w:id="424"/>
    </w:p>
    <w:p w14:paraId="766625AD" w14:textId="7E4639A0" w:rsidR="005C5EC6" w:rsidRPr="005C5EC6" w:rsidRDefault="005C5EC6" w:rsidP="005C5EC6">
      <w:pPr>
        <w:pStyle w:val="Heading2"/>
        <w:numPr>
          <w:ilvl w:val="1"/>
          <w:numId w:val="1"/>
        </w:numPr>
      </w:pPr>
      <w:bookmarkStart w:id="425" w:name="_Toc207062951"/>
      <w:r w:rsidRPr="005C5EC6">
        <w:t>Introduction to Structural Analytics and Event Forecasting</w:t>
      </w:r>
      <w:bookmarkEnd w:id="425"/>
    </w:p>
    <w:p w14:paraId="693122CB" w14:textId="381BD2BA" w:rsidR="005C5EC6" w:rsidRDefault="005C5EC6" w:rsidP="00C34E3A">
      <w:pPr>
        <w:ind w:firstLine="720"/>
        <w:jc w:val="both"/>
        <w:rPr>
          <w:sz w:val="24"/>
          <w:szCs w:val="24"/>
        </w:rPr>
        <w:pPrChange w:id="426" w:author="Alexander Apartsin" w:date="2025-08-27T10:54:00Z" w16du:dateUtc="2025-08-27T07:54:00Z">
          <w:pPr>
            <w:ind w:firstLine="720"/>
          </w:pPr>
        </w:pPrChange>
      </w:pPr>
      <w:r w:rsidRPr="005C5EC6">
        <w:rPr>
          <w:sz w:val="24"/>
          <w:szCs w:val="24"/>
        </w:rPr>
        <w:t xml:space="preserve">Structured analytical techniques provide a systematic framework for evaluating complex problems by organizing information, mitigating cognitive biases, and improving decision-making consistency. These techniques are </w:t>
      </w:r>
      <w:del w:id="427" w:author="Alexander Apartsin" w:date="2025-08-27T11:23:00Z" w16du:dateUtc="2025-08-27T08:23:00Z">
        <w:r w:rsidRPr="005C5EC6" w:rsidDel="000E388D">
          <w:rPr>
            <w:sz w:val="24"/>
            <w:szCs w:val="24"/>
          </w:rPr>
          <w:delText>particularly useful</w:delText>
        </w:r>
      </w:del>
      <w:ins w:id="428" w:author="Alexander Apartsin" w:date="2025-08-27T11:23:00Z" w16du:dateUtc="2025-08-27T08:23:00Z">
        <w:r w:rsidR="000E388D">
          <w:rPr>
            <w:sz w:val="24"/>
            <w:szCs w:val="24"/>
          </w:rPr>
          <w:t>instrumental</w:t>
        </w:r>
      </w:ins>
      <w:r w:rsidRPr="005C5EC6">
        <w:rPr>
          <w:sz w:val="24"/>
          <w:szCs w:val="24"/>
        </w:rPr>
        <w:t xml:space="preserve"> in intelligence analysis, risk assessment, and forecasting, where uncertainty is high, and human judgment alone may introduce inconsistencies. One widely used structural method is the Analysis of Competing Hypotheses (ACH), which systematically evaluates multiple possible explanations or predictions by assessing how well available evidence supports </w:t>
      </w:r>
      <w:r w:rsidRPr="005C5EC6">
        <w:rPr>
          <w:sz w:val="24"/>
          <w:szCs w:val="24"/>
        </w:rPr>
        <w:lastRenderedPageBreak/>
        <w:t xml:space="preserve">or contradicts each hypothesis. ACH helps analysts minimize cognitive biases, such as confirmation bias, by requiring them to </w:t>
      </w:r>
      <w:del w:id="429" w:author="Alexander Apartsin" w:date="2025-08-27T10:54:00Z" w16du:dateUtc="2025-08-27T07:54:00Z">
        <w:r w:rsidRPr="005C5EC6" w:rsidDel="00C34E3A">
          <w:rPr>
            <w:sz w:val="24"/>
            <w:szCs w:val="24"/>
          </w:rPr>
          <w:delText>consider disconfirming evidence systematically</w:delText>
        </w:r>
      </w:del>
      <w:ins w:id="430" w:author="Alexander Apartsin" w:date="2025-08-27T10:54:00Z" w16du:dateUtc="2025-08-27T07:54:00Z">
        <w:r w:rsidR="00C34E3A">
          <w:rPr>
            <w:sz w:val="24"/>
            <w:szCs w:val="24"/>
          </w:rPr>
          <w:t>systematically consider disconfirming evidence</w:t>
        </w:r>
      </w:ins>
      <w:r w:rsidRPr="005C5EC6">
        <w:rPr>
          <w:sz w:val="24"/>
          <w:szCs w:val="24"/>
        </w:rPr>
        <w:t xml:space="preserve">. </w:t>
      </w:r>
    </w:p>
    <w:p w14:paraId="2346B394" w14:textId="1D0CAF2A" w:rsidR="008D4480" w:rsidRDefault="005C5EC6" w:rsidP="00C34E3A">
      <w:pPr>
        <w:jc w:val="both"/>
        <w:rPr>
          <w:sz w:val="24"/>
          <w:szCs w:val="24"/>
        </w:rPr>
        <w:pPrChange w:id="431" w:author="Alexander Apartsin" w:date="2025-08-27T10:54:00Z" w16du:dateUtc="2025-08-27T07:54:00Z">
          <w:pPr/>
        </w:pPrChange>
      </w:pPr>
      <w:r w:rsidRPr="005C5EC6">
        <w:rPr>
          <w:sz w:val="24"/>
          <w:szCs w:val="24"/>
        </w:rPr>
        <w:t xml:space="preserve">However, it remains a manual, time-consuming process prone to human error and inconsistencies, especially when handling large-scale, unstructured data. Analysts often deviate from ACH’s steps, </w:t>
      </w:r>
      <w:del w:id="432" w:author="Alexander Apartsin" w:date="2025-08-27T10:54:00Z" w16du:dateUtc="2025-08-27T07:54:00Z">
        <w:r w:rsidRPr="005C5EC6" w:rsidDel="00C34E3A">
          <w:rPr>
            <w:sz w:val="24"/>
            <w:szCs w:val="24"/>
          </w:rPr>
          <w:delText>increasing bias and reducing</w:delText>
        </w:r>
      </w:del>
      <w:ins w:id="433" w:author="Alexander Apartsin" w:date="2025-08-27T10:54:00Z" w16du:dateUtc="2025-08-27T07:54:00Z">
        <w:r w:rsidR="00C34E3A">
          <w:rPr>
            <w:sz w:val="24"/>
            <w:szCs w:val="24"/>
          </w:rPr>
          <w:t>which increases bias and reduces</w:t>
        </w:r>
      </w:ins>
      <w:r w:rsidRPr="005C5EC6">
        <w:rPr>
          <w:sz w:val="24"/>
          <w:szCs w:val="24"/>
        </w:rPr>
        <w:t xml:space="preserve"> reliability [</w:t>
      </w:r>
      <w:r w:rsidR="005D08EE">
        <w:rPr>
          <w:sz w:val="24"/>
          <w:szCs w:val="24"/>
        </w:rPr>
        <w:t>9</w:t>
      </w:r>
      <w:r w:rsidRPr="005C5EC6">
        <w:rPr>
          <w:sz w:val="24"/>
          <w:szCs w:val="24"/>
        </w:rPr>
        <w:t>]. Cognitive bias [</w:t>
      </w:r>
      <w:r w:rsidR="005F07A2">
        <w:rPr>
          <w:sz w:val="24"/>
          <w:szCs w:val="24"/>
        </w:rPr>
        <w:t>4</w:t>
      </w:r>
      <w:del w:id="434" w:author="Ben Remez" w:date="2025-08-26T09:52:00Z" w16du:dateUtc="2025-08-26T06:52:00Z">
        <w:r w:rsidRPr="005C5EC6" w:rsidDel="005F07A2">
          <w:rPr>
            <w:sz w:val="24"/>
            <w:szCs w:val="24"/>
          </w:rPr>
          <w:delText>3</w:delText>
        </w:r>
      </w:del>
      <w:r w:rsidRPr="005C5EC6">
        <w:rPr>
          <w:sz w:val="24"/>
          <w:szCs w:val="24"/>
        </w:rPr>
        <w:t xml:space="preserve">] is </w:t>
      </w:r>
      <w:del w:id="435" w:author="Alexander Apartsin" w:date="2025-08-27T10:54:00Z" w16du:dateUtc="2025-08-27T07:54:00Z">
        <w:r w:rsidRPr="005C5EC6" w:rsidDel="00C34E3A">
          <w:rPr>
            <w:sz w:val="24"/>
            <w:szCs w:val="24"/>
          </w:rPr>
          <w:delText>one of the main issues</w:delText>
        </w:r>
      </w:del>
      <w:ins w:id="436" w:author="Alexander Apartsin" w:date="2025-08-27T10:54:00Z" w16du:dateUtc="2025-08-27T07:54:00Z">
        <w:r w:rsidR="00C34E3A">
          <w:rPr>
            <w:sz w:val="24"/>
            <w:szCs w:val="24"/>
          </w:rPr>
          <w:t>a significant issue</w:t>
        </w:r>
      </w:ins>
      <w:r w:rsidRPr="005C5EC6">
        <w:rPr>
          <w:sz w:val="24"/>
          <w:szCs w:val="24"/>
        </w:rPr>
        <w:t xml:space="preserve"> in the decision</w:t>
      </w:r>
      <w:r>
        <w:rPr>
          <w:sz w:val="24"/>
          <w:szCs w:val="24"/>
        </w:rPr>
        <w:t>-</w:t>
      </w:r>
      <w:r w:rsidRPr="005C5EC6">
        <w:rPr>
          <w:sz w:val="24"/>
          <w:szCs w:val="24"/>
        </w:rPr>
        <w:t xml:space="preserve">making process. There are </w:t>
      </w:r>
      <w:del w:id="437" w:author="Alexander Apartsin" w:date="2025-08-27T11:23:00Z" w16du:dateUtc="2025-08-27T08:23:00Z">
        <w:r w:rsidRPr="005C5EC6" w:rsidDel="000E388D">
          <w:rPr>
            <w:sz w:val="24"/>
            <w:szCs w:val="24"/>
          </w:rPr>
          <w:delText xml:space="preserve">many cognitive factors that </w:delText>
        </w:r>
      </w:del>
      <w:del w:id="438" w:author="Alexander Apartsin" w:date="2025-08-27T10:54:00Z" w16du:dateUtc="2025-08-27T07:54:00Z">
        <w:r w:rsidRPr="005C5EC6" w:rsidDel="00C34E3A">
          <w:rPr>
            <w:sz w:val="24"/>
            <w:szCs w:val="24"/>
          </w:rPr>
          <w:delText>might affect the human judgement in decision making, thus, a systematic framework can assist in reducing the cognitive bias and allow</w:delText>
        </w:r>
      </w:del>
      <w:del w:id="439" w:author="Alexander Apartsin" w:date="2025-08-27T11:23:00Z" w16du:dateUtc="2025-08-27T08:23:00Z">
        <w:r w:rsidRPr="005C5EC6" w:rsidDel="000E388D">
          <w:rPr>
            <w:sz w:val="24"/>
            <w:szCs w:val="24"/>
          </w:rPr>
          <w:delText xml:space="preserve"> analysts to make more </w:delText>
        </w:r>
      </w:del>
      <w:ins w:id="440" w:author="Alexander Apartsin" w:date="2025-08-27T11:23:00Z" w16du:dateUtc="2025-08-27T08:23:00Z">
        <w:r w:rsidR="000E388D">
          <w:rPr>
            <w:sz w:val="24"/>
            <w:szCs w:val="24"/>
          </w:rPr>
          <w:t xml:space="preserve">numerous cognitive factors that can influence human judgment in decision-making; therefore, a systematic framework can help mitigate cognitive bias and enable analysts to make more informed, </w:t>
        </w:r>
      </w:ins>
      <w:r w:rsidRPr="005C5EC6">
        <w:rPr>
          <w:sz w:val="24"/>
          <w:szCs w:val="24"/>
        </w:rPr>
        <w:t xml:space="preserve">evidence-based decisions. MacLean C.L. </w:t>
      </w:r>
      <w:del w:id="441" w:author="Alexander Apartsin" w:date="2025-08-27T10:54:00Z" w16du:dateUtc="2025-08-27T07:54:00Z">
        <w:r w:rsidRPr="005C5EC6" w:rsidDel="00C34E3A">
          <w:rPr>
            <w:sz w:val="24"/>
            <w:szCs w:val="24"/>
          </w:rPr>
          <w:delText xml:space="preserve">emphasize </w:delText>
        </w:r>
      </w:del>
      <w:ins w:id="442" w:author="Alexander Apartsin" w:date="2025-08-27T10:54:00Z" w16du:dateUtc="2025-08-27T07:54:00Z">
        <w:r w:rsidR="00C34E3A">
          <w:rPr>
            <w:sz w:val="24"/>
            <w:szCs w:val="24"/>
          </w:rPr>
          <w:t>emphasizes</w:t>
        </w:r>
        <w:r w:rsidR="00C34E3A" w:rsidRPr="005C5EC6">
          <w:rPr>
            <w:sz w:val="24"/>
            <w:szCs w:val="24"/>
          </w:rPr>
          <w:t xml:space="preserve"> </w:t>
        </w:r>
      </w:ins>
      <w:r w:rsidRPr="005C5EC6">
        <w:rPr>
          <w:sz w:val="24"/>
          <w:szCs w:val="24"/>
        </w:rPr>
        <w:t>the importance of bias mitigation and offers a framework to reduce it</w:t>
      </w:r>
      <w:del w:id="443" w:author="Alexander Apartsin" w:date="2025-08-27T10:54:00Z" w16du:dateUtc="2025-08-27T07:54:00Z">
        <w:r w:rsidRPr="005C5EC6" w:rsidDel="00C34E3A">
          <w:rPr>
            <w:sz w:val="24"/>
            <w:szCs w:val="24"/>
          </w:rPr>
          <w:delText xml:space="preserve"> and support</w:delText>
        </w:r>
      </w:del>
      <w:ins w:id="444" w:author="Alexander Apartsin" w:date="2025-08-27T10:54:00Z" w16du:dateUtc="2025-08-27T07:54:00Z">
        <w:r w:rsidR="00C34E3A">
          <w:rPr>
            <w:sz w:val="24"/>
            <w:szCs w:val="24"/>
          </w:rPr>
          <w:t>, supporting</w:t>
        </w:r>
      </w:ins>
      <w:r w:rsidRPr="005C5EC6">
        <w:rPr>
          <w:sz w:val="24"/>
          <w:szCs w:val="24"/>
        </w:rPr>
        <w:t xml:space="preserve"> workplace investigators in </w:t>
      </w:r>
      <w:del w:id="445" w:author="Alexander Apartsin" w:date="2025-08-27T11:23:00Z" w16du:dateUtc="2025-08-27T08:23:00Z">
        <w:r w:rsidRPr="005C5EC6" w:rsidDel="000E388D">
          <w:rPr>
            <w:sz w:val="24"/>
            <w:szCs w:val="24"/>
          </w:rPr>
          <w:delText>the development of</w:delText>
        </w:r>
      </w:del>
      <w:ins w:id="446" w:author="Alexander Apartsin" w:date="2025-08-27T11:23:00Z" w16du:dateUtc="2025-08-27T08:23:00Z">
        <w:r w:rsidR="000E388D">
          <w:rPr>
            <w:sz w:val="24"/>
            <w:szCs w:val="24"/>
          </w:rPr>
          <w:t>developing</w:t>
        </w:r>
      </w:ins>
      <w:r w:rsidRPr="005C5EC6">
        <w:rPr>
          <w:sz w:val="24"/>
          <w:szCs w:val="24"/>
        </w:rPr>
        <w:t xml:space="preserve"> evidence</w:t>
      </w:r>
      <w:r>
        <w:rPr>
          <w:sz w:val="24"/>
          <w:szCs w:val="24"/>
        </w:rPr>
        <w:t>-</w:t>
      </w:r>
      <w:r w:rsidRPr="005C5EC6">
        <w:rPr>
          <w:sz w:val="24"/>
          <w:szCs w:val="24"/>
        </w:rPr>
        <w:t xml:space="preserve">based, consistent </w:t>
      </w:r>
      <w:del w:id="447" w:author="Alexander Apartsin" w:date="2025-08-27T10:54:00Z" w16du:dateUtc="2025-08-27T07:54:00Z">
        <w:r w:rsidRPr="005C5EC6" w:rsidDel="00C34E3A">
          <w:rPr>
            <w:sz w:val="24"/>
            <w:szCs w:val="24"/>
          </w:rPr>
          <w:delText>decision making</w:delText>
        </w:r>
      </w:del>
      <w:ins w:id="448" w:author="Alexander Apartsin" w:date="2025-08-27T10:54:00Z" w16du:dateUtc="2025-08-27T07:54:00Z">
        <w:r w:rsidR="00C34E3A">
          <w:rPr>
            <w:sz w:val="24"/>
            <w:szCs w:val="24"/>
          </w:rPr>
          <w:t>decision-making</w:t>
        </w:r>
      </w:ins>
      <w:r w:rsidRPr="005C5EC6">
        <w:rPr>
          <w:sz w:val="24"/>
          <w:szCs w:val="24"/>
        </w:rPr>
        <w:t xml:space="preserve"> [</w:t>
      </w:r>
      <w:r w:rsidR="005F07A2">
        <w:rPr>
          <w:sz w:val="24"/>
          <w:szCs w:val="24"/>
        </w:rPr>
        <w:t>2</w:t>
      </w:r>
      <w:r w:rsidR="00025630">
        <w:rPr>
          <w:sz w:val="24"/>
          <w:szCs w:val="24"/>
        </w:rPr>
        <w:t>4</w:t>
      </w:r>
      <w:del w:id="449" w:author="Ben Remez" w:date="2025-08-26T09:55:00Z" w16du:dateUtc="2025-08-26T06:55:00Z">
        <w:r w:rsidRPr="005C5EC6" w:rsidDel="005F07A2">
          <w:rPr>
            <w:sz w:val="24"/>
            <w:szCs w:val="24"/>
          </w:rPr>
          <w:delText>19</w:delText>
        </w:r>
      </w:del>
      <w:r w:rsidRPr="005C5EC6">
        <w:rPr>
          <w:sz w:val="24"/>
          <w:szCs w:val="24"/>
        </w:rPr>
        <w:t>].</w:t>
      </w:r>
    </w:p>
    <w:p w14:paraId="2789ACD2" w14:textId="1FDDD88E" w:rsidR="005C5EC6" w:rsidRDefault="005C5EC6" w:rsidP="005C5EC6">
      <w:pPr>
        <w:pStyle w:val="Heading2"/>
        <w:numPr>
          <w:ilvl w:val="1"/>
          <w:numId w:val="1"/>
        </w:numPr>
      </w:pPr>
      <w:bookmarkStart w:id="450" w:name="_Toc207062952"/>
      <w:r>
        <w:t>ACH and Evidence-Based Decision-Making</w:t>
      </w:r>
      <w:bookmarkEnd w:id="450"/>
      <w:r>
        <w:t xml:space="preserve"> </w:t>
      </w:r>
    </w:p>
    <w:p w14:paraId="5FBEE58F" w14:textId="29AE3AA7" w:rsidR="005C5EC6" w:rsidRPr="00B7780B" w:rsidRDefault="005C5EC6" w:rsidP="00C34E3A">
      <w:pPr>
        <w:ind w:firstLine="720"/>
        <w:jc w:val="both"/>
        <w:rPr>
          <w:sz w:val="24"/>
          <w:szCs w:val="24"/>
        </w:rPr>
        <w:pPrChange w:id="451" w:author="Alexander Apartsin" w:date="2025-08-27T10:54:00Z" w16du:dateUtc="2025-08-27T07:54:00Z">
          <w:pPr>
            <w:ind w:firstLine="720"/>
          </w:pPr>
        </w:pPrChange>
      </w:pPr>
      <w:r w:rsidRPr="00B7780B">
        <w:rPr>
          <w:sz w:val="24"/>
          <w:szCs w:val="24"/>
        </w:rPr>
        <w:t xml:space="preserve">In the late 70ts, </w:t>
      </w:r>
      <w:ins w:id="452" w:author="Alexander Apartsin" w:date="2025-08-27T10:55:00Z" w16du:dateUtc="2025-08-27T07:55:00Z">
        <w:r w:rsidR="00C34E3A">
          <w:rPr>
            <w:sz w:val="24"/>
            <w:szCs w:val="24"/>
          </w:rPr>
          <w:t xml:space="preserve">the </w:t>
        </w:r>
      </w:ins>
      <w:r w:rsidRPr="00B7780B">
        <w:rPr>
          <w:sz w:val="24"/>
          <w:szCs w:val="24"/>
        </w:rPr>
        <w:t xml:space="preserve">CIA developed a methodology for reducing cognitive bias during the analysis of intelligence information. ACH helps to </w:t>
      </w:r>
      <w:del w:id="453" w:author="Alexander Apartsin" w:date="2025-08-27T10:55:00Z" w16du:dateUtc="2025-08-27T07:55:00Z">
        <w:r w:rsidRPr="00B7780B" w:rsidDel="00C34E3A">
          <w:rPr>
            <w:sz w:val="24"/>
            <w:szCs w:val="24"/>
          </w:rPr>
          <w:delText xml:space="preserve">reduce </w:delText>
        </w:r>
      </w:del>
      <w:ins w:id="454" w:author="Alexander Apartsin" w:date="2025-08-27T10:55:00Z" w16du:dateUtc="2025-08-27T07:55:00Z">
        <w:r w:rsidR="00C34E3A">
          <w:rPr>
            <w:sz w:val="24"/>
            <w:szCs w:val="24"/>
          </w:rPr>
          <w:t>minimize</w:t>
        </w:r>
        <w:r w:rsidR="00C34E3A" w:rsidRPr="00B7780B">
          <w:rPr>
            <w:sz w:val="24"/>
            <w:szCs w:val="24"/>
          </w:rPr>
          <w:t xml:space="preserve"> </w:t>
        </w:r>
      </w:ins>
      <w:r w:rsidRPr="00B7780B">
        <w:rPr>
          <w:sz w:val="24"/>
          <w:szCs w:val="24"/>
        </w:rPr>
        <w:t xml:space="preserve">a </w:t>
      </w:r>
      <w:del w:id="455" w:author="Alexander Apartsin" w:date="2025-08-27T10:55:00Z" w16du:dateUtc="2025-08-27T07:55:00Z">
        <w:r w:rsidRPr="00B7780B" w:rsidDel="00C34E3A">
          <w:rPr>
            <w:sz w:val="24"/>
            <w:szCs w:val="24"/>
          </w:rPr>
          <w:delText>high-stake</w:delText>
        </w:r>
      </w:del>
      <w:ins w:id="456" w:author="Alexander Apartsin" w:date="2025-08-27T10:55:00Z" w16du:dateUtc="2025-08-27T07:55:00Z">
        <w:r w:rsidR="00C34E3A">
          <w:rPr>
            <w:sz w:val="24"/>
            <w:szCs w:val="24"/>
          </w:rPr>
          <w:t>high-stakes</w:t>
        </w:r>
      </w:ins>
      <w:r w:rsidRPr="00B7780B">
        <w:rPr>
          <w:sz w:val="24"/>
          <w:szCs w:val="24"/>
        </w:rPr>
        <w:t xml:space="preserve"> decision into a series of smaller and, arguably, simpler decisions regarding individual </w:t>
      </w:r>
      <w:del w:id="457" w:author="Alexander Apartsin" w:date="2025-08-27T10:55:00Z" w16du:dateUtc="2025-08-27T07:55:00Z">
        <w:r w:rsidRPr="00B7780B" w:rsidDel="00C34E3A">
          <w:rPr>
            <w:sz w:val="24"/>
            <w:szCs w:val="24"/>
          </w:rPr>
          <w:delText>information pieces</w:delText>
        </w:r>
      </w:del>
      <w:ins w:id="458" w:author="Alexander Apartsin" w:date="2025-08-27T10:55:00Z" w16du:dateUtc="2025-08-27T07:55:00Z">
        <w:r w:rsidR="00C34E3A">
          <w:rPr>
            <w:sz w:val="24"/>
            <w:szCs w:val="24"/>
          </w:rPr>
          <w:t>pieces of information</w:t>
        </w:r>
      </w:ins>
      <w:r w:rsidRPr="00B7780B">
        <w:rPr>
          <w:sz w:val="24"/>
          <w:szCs w:val="24"/>
        </w:rPr>
        <w:t>. However, the overall process is manual</w:t>
      </w:r>
      <w:del w:id="459" w:author="Alexander Apartsin" w:date="2025-08-27T10:55:00Z" w16du:dateUtc="2025-08-27T07:55:00Z">
        <w:r w:rsidRPr="00B7780B" w:rsidDel="00C34E3A">
          <w:rPr>
            <w:sz w:val="24"/>
            <w:szCs w:val="24"/>
          </w:rPr>
          <w:delText>, and, thus, time-consuming and still relies</w:delText>
        </w:r>
      </w:del>
      <w:ins w:id="460" w:author="Alexander Apartsin" w:date="2025-08-27T10:55:00Z" w16du:dateUtc="2025-08-27T07:55:00Z">
        <w:r w:rsidR="00C34E3A">
          <w:rPr>
            <w:sz w:val="24"/>
            <w:szCs w:val="24"/>
          </w:rPr>
          <w:t xml:space="preserve"> and, thus, time-consuming, still relying</w:t>
        </w:r>
      </w:ins>
      <w:r w:rsidRPr="00B7780B">
        <w:rPr>
          <w:sz w:val="24"/>
          <w:szCs w:val="24"/>
        </w:rPr>
        <w:t xml:space="preserve"> on human judgment. The method is also problematic when intelligent information is deceptive or unreliable. Therefore, more formal methodologies based on Bayesian networks [1</w:t>
      </w:r>
      <w:r w:rsidR="005D08EE">
        <w:rPr>
          <w:sz w:val="24"/>
          <w:szCs w:val="24"/>
        </w:rPr>
        <w:t>6</w:t>
      </w:r>
      <w:del w:id="461" w:author="Ben Remez" w:date="2025-08-26T09:54:00Z" w16du:dateUtc="2025-08-26T06:54:00Z">
        <w:r w:rsidRPr="00B7780B" w:rsidDel="005F07A2">
          <w:rPr>
            <w:sz w:val="24"/>
            <w:szCs w:val="24"/>
          </w:rPr>
          <w:delText>4</w:delText>
        </w:r>
      </w:del>
      <w:r w:rsidRPr="00B7780B">
        <w:rPr>
          <w:sz w:val="24"/>
          <w:szCs w:val="24"/>
        </w:rPr>
        <w:t>] and other probabilistic models [2</w:t>
      </w:r>
      <w:r w:rsidR="00025630">
        <w:rPr>
          <w:sz w:val="24"/>
          <w:szCs w:val="24"/>
        </w:rPr>
        <w:t>8</w:t>
      </w:r>
      <w:del w:id="462" w:author="Ben Remez" w:date="2025-08-26T09:56:00Z" w16du:dateUtc="2025-08-26T06:56:00Z">
        <w:r w:rsidRPr="00B7780B" w:rsidDel="005F07A2">
          <w:rPr>
            <w:sz w:val="24"/>
            <w:szCs w:val="24"/>
          </w:rPr>
          <w:delText>3</w:delText>
        </w:r>
      </w:del>
      <w:r w:rsidRPr="00B7780B">
        <w:rPr>
          <w:sz w:val="24"/>
          <w:szCs w:val="24"/>
        </w:rPr>
        <w:t xml:space="preserve">] have been introduced for the task. However, more formal methods require </w:t>
      </w:r>
      <w:del w:id="463" w:author="Alexander Apartsin" w:date="2025-08-27T10:55:00Z" w16du:dateUtc="2025-08-27T07:55:00Z">
        <w:r w:rsidRPr="00B7780B" w:rsidDel="00C34E3A">
          <w:rPr>
            <w:sz w:val="24"/>
            <w:szCs w:val="24"/>
          </w:rPr>
          <w:delText>a translation of</w:delText>
        </w:r>
      </w:del>
      <w:ins w:id="464" w:author="Alexander Apartsin" w:date="2025-08-27T10:55:00Z" w16du:dateUtc="2025-08-27T07:55:00Z">
        <w:r w:rsidR="00C34E3A">
          <w:rPr>
            <w:sz w:val="24"/>
            <w:szCs w:val="24"/>
          </w:rPr>
          <w:t>translating</w:t>
        </w:r>
      </w:ins>
      <w:r w:rsidRPr="00B7780B">
        <w:rPr>
          <w:sz w:val="24"/>
          <w:szCs w:val="24"/>
        </w:rPr>
        <w:t xml:space="preserve"> mostly unstructured language data (e.g.</w:t>
      </w:r>
      <w:ins w:id="465" w:author="Alexander Apartsin" w:date="2025-08-27T10:55:00Z" w16du:dateUtc="2025-08-27T07:55:00Z">
        <w:r w:rsidR="00C34E3A">
          <w:rPr>
            <w:sz w:val="24"/>
            <w:szCs w:val="24"/>
          </w:rPr>
          <w:t>,</w:t>
        </w:r>
      </w:ins>
      <w:r w:rsidRPr="00B7780B">
        <w:rPr>
          <w:sz w:val="24"/>
          <w:szCs w:val="24"/>
        </w:rPr>
        <w:t xml:space="preserve"> news or reports) into well-defined random variables. The framing of ill-posed data based on a large corpus of intelligence language and visual data poses a serious challenge for the application of formal probabilistic reasoning methods. </w:t>
      </w:r>
    </w:p>
    <w:p w14:paraId="089F3B12" w14:textId="5533D38E" w:rsidR="005C5EC6" w:rsidRPr="00B7780B" w:rsidRDefault="005C5EC6" w:rsidP="00C34E3A">
      <w:pPr>
        <w:jc w:val="both"/>
        <w:rPr>
          <w:sz w:val="24"/>
          <w:szCs w:val="24"/>
        </w:rPr>
        <w:pPrChange w:id="466" w:author="Alexander Apartsin" w:date="2025-08-27T10:54:00Z" w16du:dateUtc="2025-08-27T07:54:00Z">
          <w:pPr/>
        </w:pPrChange>
      </w:pPr>
      <w:r w:rsidRPr="00B7780B">
        <w:rPr>
          <w:sz w:val="24"/>
          <w:szCs w:val="24"/>
        </w:rPr>
        <w:t xml:space="preserve">Intelligence analysts are required to assess evidence to test alternative accounts of a current or future situation. </w:t>
      </w:r>
      <w:del w:id="467" w:author="Alexander Apartsin" w:date="2025-08-27T10:55:00Z" w16du:dateUtc="2025-08-27T07:55:00Z">
        <w:r w:rsidRPr="00B7780B" w:rsidDel="00C34E3A">
          <w:rPr>
            <w:sz w:val="24"/>
            <w:szCs w:val="24"/>
          </w:rPr>
          <w:delText>In performing such a cognitively complex task, analysts may resort to using simple strategies that can bias their thinking and result in</w:delText>
        </w:r>
      </w:del>
      <w:ins w:id="468" w:author="Alexander Apartsin" w:date="2025-08-27T10:55:00Z" w16du:dateUtc="2025-08-27T07:55:00Z">
        <w:r w:rsidR="00C34E3A">
          <w:rPr>
            <w:sz w:val="24"/>
            <w:szCs w:val="24"/>
          </w:rPr>
          <w:t>When performing such a cognitively complex task, analysts may resort to using simple strategies that can bias their thinking and lead to</w:t>
        </w:r>
      </w:ins>
      <w:r w:rsidRPr="00B7780B">
        <w:rPr>
          <w:sz w:val="24"/>
          <w:szCs w:val="24"/>
        </w:rPr>
        <w:t xml:space="preserve"> </w:t>
      </w:r>
      <w:del w:id="469" w:author="Alexander Apartsin" w:date="2025-08-27T10:55:00Z" w16du:dateUtc="2025-08-27T07:55:00Z">
        <w:r w:rsidRPr="00B7780B" w:rsidDel="00C34E3A">
          <w:rPr>
            <w:sz w:val="24"/>
            <w:szCs w:val="24"/>
          </w:rPr>
          <w:delText xml:space="preserve">judgement </w:delText>
        </w:r>
      </w:del>
      <w:ins w:id="470" w:author="Alexander Apartsin" w:date="2025-08-27T10:55:00Z" w16du:dateUtc="2025-08-27T07:55:00Z">
        <w:r w:rsidR="00C34E3A">
          <w:rPr>
            <w:sz w:val="24"/>
            <w:szCs w:val="24"/>
          </w:rPr>
          <w:t>judgment</w:t>
        </w:r>
        <w:r w:rsidR="00C34E3A" w:rsidRPr="00B7780B">
          <w:rPr>
            <w:sz w:val="24"/>
            <w:szCs w:val="24"/>
          </w:rPr>
          <w:t xml:space="preserve"> </w:t>
        </w:r>
      </w:ins>
      <w:r w:rsidRPr="00B7780B">
        <w:rPr>
          <w:sz w:val="24"/>
          <w:szCs w:val="24"/>
        </w:rPr>
        <w:t xml:space="preserve">errors. It is argued that analysts may </w:t>
      </w:r>
      <w:del w:id="471" w:author="Alexander Apartsin" w:date="2025-08-27T10:55:00Z" w16du:dateUtc="2025-08-27T07:55:00Z">
        <w:r w:rsidRPr="00B7780B" w:rsidDel="00C34E3A">
          <w:rPr>
            <w:sz w:val="24"/>
            <w:szCs w:val="24"/>
          </w:rPr>
          <w:delText>suffer from “</w:delText>
        </w:r>
      </w:del>
      <w:ins w:id="472" w:author="Alexander Apartsin" w:date="2025-08-27T10:55:00Z" w16du:dateUtc="2025-08-27T07:55:00Z">
        <w:r w:rsidR="00C34E3A">
          <w:rPr>
            <w:sz w:val="24"/>
            <w:szCs w:val="24"/>
          </w:rPr>
          <w:t>be susceptible to “</w:t>
        </w:r>
      </w:ins>
      <w:r w:rsidRPr="00B7780B">
        <w:rPr>
          <w:sz w:val="24"/>
          <w:szCs w:val="24"/>
        </w:rPr>
        <w:t>confirmation bias” [</w:t>
      </w:r>
      <w:r w:rsidR="005F07A2">
        <w:rPr>
          <w:sz w:val="24"/>
          <w:szCs w:val="24"/>
        </w:rPr>
        <w:t>5</w:t>
      </w:r>
      <w:del w:id="473" w:author="Ben Remez" w:date="2025-08-26T09:52:00Z" w16du:dateUtc="2025-08-26T06:52:00Z">
        <w:r w:rsidRPr="00B7780B" w:rsidDel="005F07A2">
          <w:rPr>
            <w:sz w:val="24"/>
            <w:szCs w:val="24"/>
          </w:rPr>
          <w:delText>4</w:delText>
        </w:r>
      </w:del>
      <w:r w:rsidRPr="00B7780B">
        <w:rPr>
          <w:sz w:val="24"/>
          <w:szCs w:val="24"/>
        </w:rPr>
        <w:t xml:space="preserve">]. Dhami M. K. et al. </w:t>
      </w:r>
      <w:del w:id="474" w:author="Alexander Apartsin" w:date="2025-08-27T11:23:00Z" w16du:dateUtc="2025-08-27T08:23:00Z">
        <w:r w:rsidRPr="00B7780B" w:rsidDel="000E388D">
          <w:rPr>
            <w:sz w:val="24"/>
            <w:szCs w:val="24"/>
          </w:rPr>
          <w:delText>performed an experiment</w:delText>
        </w:r>
      </w:del>
      <w:ins w:id="475" w:author="Alexander Apartsin" w:date="2025-08-27T11:23:00Z" w16du:dateUtc="2025-08-27T08:23:00Z">
        <w:r w:rsidR="000E388D">
          <w:rPr>
            <w:sz w:val="24"/>
            <w:szCs w:val="24"/>
          </w:rPr>
          <w:t>experimented</w:t>
        </w:r>
      </w:ins>
      <w:r w:rsidRPr="00B7780B">
        <w:rPr>
          <w:sz w:val="24"/>
          <w:szCs w:val="24"/>
        </w:rPr>
        <w:t xml:space="preserve"> </w:t>
      </w:r>
      <w:del w:id="476" w:author="Alexander Apartsin" w:date="2025-08-27T10:55:00Z" w16du:dateUtc="2025-08-27T07:55:00Z">
        <w:r w:rsidRPr="00B7780B" w:rsidDel="00C34E3A">
          <w:rPr>
            <w:sz w:val="24"/>
            <w:szCs w:val="24"/>
          </w:rPr>
          <w:delText>in which they evaluated the difference between analysts who were trained to use ACH and analysts</w:delText>
        </w:r>
      </w:del>
      <w:ins w:id="477" w:author="Alexander Apartsin" w:date="2025-08-27T10:55:00Z" w16du:dateUtc="2025-08-27T07:55:00Z">
        <w:r w:rsidR="00C34E3A">
          <w:rPr>
            <w:sz w:val="24"/>
            <w:szCs w:val="24"/>
          </w:rPr>
          <w:t>to evaluate the difference between analysts who were trained to use ACH and those</w:t>
        </w:r>
      </w:ins>
      <w:r w:rsidRPr="00B7780B">
        <w:rPr>
          <w:sz w:val="24"/>
          <w:szCs w:val="24"/>
        </w:rPr>
        <w:t xml:space="preserve"> who were not in several categories. </w:t>
      </w:r>
    </w:p>
    <w:p w14:paraId="103E5910" w14:textId="5294B35D" w:rsidR="005C5EC6" w:rsidRPr="00B7780B" w:rsidRDefault="005C5EC6" w:rsidP="00C34E3A">
      <w:pPr>
        <w:jc w:val="both"/>
        <w:rPr>
          <w:sz w:val="24"/>
          <w:szCs w:val="24"/>
        </w:rPr>
        <w:pPrChange w:id="478" w:author="Alexander Apartsin" w:date="2025-08-27T10:54:00Z" w16du:dateUtc="2025-08-27T07:54:00Z">
          <w:pPr/>
        </w:pPrChange>
      </w:pPr>
      <w:r w:rsidRPr="00B7780B">
        <w:rPr>
          <w:sz w:val="24"/>
          <w:szCs w:val="24"/>
        </w:rPr>
        <w:t>In their experiment, they aimed to compare the accuracy between the groups</w:t>
      </w:r>
      <w:del w:id="479" w:author="Alexander Apartsin" w:date="2025-08-27T10:55:00Z" w16du:dateUtc="2025-08-27T07:55:00Z">
        <w:r w:rsidRPr="00B7780B" w:rsidDel="00C34E3A">
          <w:rPr>
            <w:sz w:val="24"/>
            <w:szCs w:val="24"/>
          </w:rPr>
          <w:delText>, and to measure the extent of within-individual consistency in the judgement</w:delText>
        </w:r>
      </w:del>
      <w:ins w:id="480" w:author="Alexander Apartsin" w:date="2025-08-27T10:55:00Z" w16du:dateUtc="2025-08-27T07:55:00Z">
        <w:r w:rsidR="00C34E3A">
          <w:rPr>
            <w:sz w:val="24"/>
            <w:szCs w:val="24"/>
          </w:rPr>
          <w:t xml:space="preserve"> and to measure the extent of within-individual consistency in the judgment</w:t>
        </w:r>
      </w:ins>
      <w:r w:rsidRPr="00B7780B">
        <w:rPr>
          <w:sz w:val="24"/>
          <w:szCs w:val="24"/>
        </w:rPr>
        <w:t xml:space="preserve"> processes of the ACH and untrained groups [1</w:t>
      </w:r>
      <w:r w:rsidR="005F07A2">
        <w:rPr>
          <w:sz w:val="24"/>
          <w:szCs w:val="24"/>
        </w:rPr>
        <w:t>3</w:t>
      </w:r>
      <w:del w:id="481" w:author="Ben Remez" w:date="2025-08-26T09:54:00Z" w16du:dateUtc="2025-08-26T06:54:00Z">
        <w:r w:rsidRPr="00B7780B" w:rsidDel="005F07A2">
          <w:rPr>
            <w:sz w:val="24"/>
            <w:szCs w:val="24"/>
          </w:rPr>
          <w:delText>2</w:delText>
        </w:r>
      </w:del>
      <w:r w:rsidRPr="00B7780B">
        <w:rPr>
          <w:sz w:val="24"/>
          <w:szCs w:val="24"/>
        </w:rPr>
        <w:t xml:space="preserve">]. Their results suggest that most analysts trained (and instructed) to use ACH deviated from one or more of the steps prescribed by this technique, highlighting the value of an automated system to perform the steps for </w:t>
      </w:r>
      <w:del w:id="482" w:author="Alexander Apartsin" w:date="2025-08-27T10:55:00Z" w16du:dateUtc="2025-08-27T07:55:00Z">
        <w:r w:rsidRPr="00B7780B" w:rsidDel="00C34E3A">
          <w:rPr>
            <w:sz w:val="24"/>
            <w:szCs w:val="24"/>
          </w:rPr>
          <w:delText>hypotheses evaluation systematically, avoiding missing steps and causing potential errors in the final decision making</w:delText>
        </w:r>
      </w:del>
      <w:ins w:id="483" w:author="Alexander Apartsin" w:date="2025-08-27T10:55:00Z" w16du:dateUtc="2025-08-27T07:55:00Z">
        <w:r w:rsidR="00C34E3A">
          <w:rPr>
            <w:sz w:val="24"/>
            <w:szCs w:val="24"/>
          </w:rPr>
          <w:t>hypothesis evaluation systematically, avoiding missing steps and causing potential errors in the final decision-making</w:t>
        </w:r>
      </w:ins>
      <w:r w:rsidRPr="00B7780B">
        <w:rPr>
          <w:sz w:val="24"/>
          <w:szCs w:val="24"/>
        </w:rPr>
        <w:t xml:space="preserve">. As people are more prone to such mistakes, an automated system with a </w:t>
      </w:r>
      <w:del w:id="484" w:author="Alexander Apartsin" w:date="2025-08-27T10:55:00Z" w16du:dateUtc="2025-08-27T07:55:00Z">
        <w:r w:rsidRPr="00B7780B" w:rsidDel="00C34E3A">
          <w:rPr>
            <w:sz w:val="24"/>
            <w:szCs w:val="24"/>
          </w:rPr>
          <w:delText>well-set pipeline will have substantially less probability for</w:delText>
        </w:r>
      </w:del>
      <w:ins w:id="485" w:author="Alexander Apartsin" w:date="2025-08-27T10:55:00Z" w16du:dateUtc="2025-08-27T07:55:00Z">
        <w:r w:rsidR="00C34E3A">
          <w:rPr>
            <w:sz w:val="24"/>
            <w:szCs w:val="24"/>
          </w:rPr>
          <w:t>well-defined pipeline will have substantially less probability of making</w:t>
        </w:r>
      </w:ins>
      <w:r w:rsidRPr="00B7780B">
        <w:rPr>
          <w:sz w:val="24"/>
          <w:szCs w:val="24"/>
        </w:rPr>
        <w:t xml:space="preserve"> mistakes of this kind. </w:t>
      </w:r>
    </w:p>
    <w:p w14:paraId="5B663066" w14:textId="402142AD" w:rsidR="005C5EC6" w:rsidRPr="00B7780B" w:rsidRDefault="005C5EC6" w:rsidP="00C34E3A">
      <w:pPr>
        <w:jc w:val="both"/>
        <w:rPr>
          <w:sz w:val="24"/>
          <w:szCs w:val="24"/>
        </w:rPr>
        <w:pPrChange w:id="486" w:author="Alexander Apartsin" w:date="2025-08-27T10:56:00Z" w16du:dateUtc="2025-08-27T07:56:00Z">
          <w:pPr/>
        </w:pPrChange>
      </w:pPr>
      <w:r w:rsidRPr="00B7780B">
        <w:rPr>
          <w:sz w:val="24"/>
          <w:szCs w:val="24"/>
        </w:rPr>
        <w:t>A few online and downloadable software tools help automate the ACH process. These programs leave a visual trail of evidence</w:t>
      </w:r>
      <w:del w:id="487" w:author="Alexander Apartsin" w:date="2025-08-27T10:55:00Z" w16du:dateUtc="2025-08-27T07:55:00Z">
        <w:r w:rsidRPr="00B7780B" w:rsidDel="00C34E3A">
          <w:rPr>
            <w:sz w:val="24"/>
            <w:szCs w:val="24"/>
          </w:rPr>
          <w:delText xml:space="preserve"> and allow the analyst to weigh </w:delText>
        </w:r>
      </w:del>
      <w:ins w:id="488" w:author="Alexander Apartsin" w:date="2025-08-27T10:55:00Z" w16du:dateUtc="2025-08-27T07:55:00Z">
        <w:r w:rsidR="00C34E3A">
          <w:rPr>
            <w:sz w:val="24"/>
            <w:szCs w:val="24"/>
          </w:rPr>
          <w:t xml:space="preserve">, allowing the analyst to weigh the </w:t>
        </w:r>
      </w:ins>
      <w:r w:rsidRPr="00B7780B">
        <w:rPr>
          <w:sz w:val="24"/>
          <w:szCs w:val="24"/>
        </w:rPr>
        <w:t xml:space="preserve">evidence. </w:t>
      </w:r>
      <w:r w:rsidRPr="00B7780B">
        <w:rPr>
          <w:sz w:val="24"/>
          <w:szCs w:val="24"/>
        </w:rPr>
        <w:lastRenderedPageBreak/>
        <w:t xml:space="preserve">PARCH ACH 2.0 was developed by </w:t>
      </w:r>
      <w:del w:id="489" w:author="Alexander Apartsin" w:date="2025-08-27T10:55:00Z" w16du:dateUtc="2025-08-27T07:55:00Z">
        <w:r w:rsidRPr="00B7780B" w:rsidDel="00C34E3A">
          <w:rPr>
            <w:sz w:val="24"/>
            <w:szCs w:val="24"/>
          </w:rPr>
          <w:delText>Palo Alto Research Center (PARC) in collaboration with Richards J. Heuer , Jr. It is a standard ACH program that allows analysts to ender</w:delText>
        </w:r>
      </w:del>
      <w:ins w:id="490" w:author="Alexander Apartsin" w:date="2025-08-27T10:55:00Z" w16du:dateUtc="2025-08-27T07:55:00Z">
        <w:r w:rsidR="00C34E3A">
          <w:rPr>
            <w:sz w:val="24"/>
            <w:szCs w:val="24"/>
          </w:rPr>
          <w:t>the Palo Alto Research Center (PARC) in collaboration with Richard J. Heuer, Jr. It is a standard ACH program that allows analysts to enter</w:t>
        </w:r>
      </w:ins>
      <w:r w:rsidRPr="00B7780B">
        <w:rPr>
          <w:sz w:val="24"/>
          <w:szCs w:val="24"/>
        </w:rPr>
        <w:t xml:space="preserve"> evidence and rate its credibility and relevance. Analysis of Competing Hypotheses (ACH) is an </w:t>
      </w:r>
      <w:proofErr w:type="gramStart"/>
      <w:r w:rsidRPr="00B7780B">
        <w:rPr>
          <w:sz w:val="24"/>
          <w:szCs w:val="24"/>
        </w:rPr>
        <w:t>open-source</w:t>
      </w:r>
      <w:proofErr w:type="gramEnd"/>
      <w:r w:rsidRPr="00B7780B">
        <w:rPr>
          <w:sz w:val="24"/>
          <w:szCs w:val="24"/>
        </w:rPr>
        <w:t xml:space="preserve"> </w:t>
      </w:r>
      <w:del w:id="491" w:author="Alexander Apartsin" w:date="2025-08-27T10:56:00Z" w16du:dateUtc="2025-08-27T07:56:00Z">
        <w:r w:rsidRPr="00B7780B" w:rsidDel="00C34E3A">
          <w:rPr>
            <w:sz w:val="24"/>
            <w:szCs w:val="24"/>
          </w:rPr>
          <w:delText>ACH implementation which can be referred to</w:delText>
        </w:r>
      </w:del>
      <w:ins w:id="492" w:author="Alexander Apartsin" w:date="2025-08-27T10:56:00Z" w16du:dateUtc="2025-08-27T07:56:00Z">
        <w:r w:rsidR="00C34E3A">
          <w:rPr>
            <w:sz w:val="24"/>
            <w:szCs w:val="24"/>
          </w:rPr>
          <w:t>implementation of ACH that can be accessed</w:t>
        </w:r>
      </w:ins>
      <w:r w:rsidRPr="00B7780B">
        <w:rPr>
          <w:sz w:val="24"/>
          <w:szCs w:val="24"/>
        </w:rPr>
        <w:t xml:space="preserve"> from the project’s website at https://competinghypotheses.org/. DECIDE is another existing computational implementation of ACH. It was developed by the analytic research firm SSS Research, Inc. DEDICE not only allows analysts to manipulate ACH, but it </w:t>
      </w:r>
      <w:ins w:id="493" w:author="Alexander Apartsin" w:date="2025-08-27T10:56:00Z" w16du:dateUtc="2025-08-27T07:56:00Z">
        <w:r w:rsidR="00C34E3A">
          <w:rPr>
            <w:sz w:val="24"/>
            <w:szCs w:val="24"/>
          </w:rPr>
          <w:t xml:space="preserve">also </w:t>
        </w:r>
      </w:ins>
      <w:r w:rsidRPr="00B7780B">
        <w:rPr>
          <w:sz w:val="24"/>
          <w:szCs w:val="24"/>
        </w:rPr>
        <w:t xml:space="preserve">provides multiple visualization products [1]. </w:t>
      </w:r>
    </w:p>
    <w:p w14:paraId="2ACAF711" w14:textId="1F1F9F63" w:rsidR="005C5EC6" w:rsidRPr="00B7780B" w:rsidRDefault="005C5EC6" w:rsidP="00C34E3A">
      <w:pPr>
        <w:jc w:val="both"/>
        <w:rPr>
          <w:sz w:val="24"/>
          <w:szCs w:val="24"/>
        </w:rPr>
        <w:pPrChange w:id="494" w:author="Alexander Apartsin" w:date="2025-08-27T10:56:00Z" w16du:dateUtc="2025-08-27T07:56:00Z">
          <w:pPr/>
        </w:pPrChange>
      </w:pPr>
      <w:r w:rsidRPr="00B7780B">
        <w:rPr>
          <w:sz w:val="24"/>
          <w:szCs w:val="24"/>
        </w:rPr>
        <w:t xml:space="preserve">One of the </w:t>
      </w:r>
      <w:del w:id="495" w:author="Alexander Apartsin" w:date="2025-08-27T11:24:00Z" w16du:dateUtc="2025-08-27T08:24:00Z">
        <w:r w:rsidRPr="00B7780B" w:rsidDel="000E388D">
          <w:rPr>
            <w:sz w:val="24"/>
            <w:szCs w:val="24"/>
          </w:rPr>
          <w:delText>foremost challenges, particularly for inexperienced qualitative researchers, lies in</w:delText>
        </w:r>
      </w:del>
      <w:ins w:id="496" w:author="Alexander Apartsin" w:date="2025-08-27T11:24:00Z" w16du:dateUtc="2025-08-27T08:24:00Z">
        <w:r w:rsidR="000E388D">
          <w:rPr>
            <w:sz w:val="24"/>
            <w:szCs w:val="24"/>
          </w:rPr>
          <w:t>primary challenges, particularly for inexperienced qualitative researchers, is</w:t>
        </w:r>
      </w:ins>
      <w:r w:rsidRPr="00B7780B">
        <w:rPr>
          <w:sz w:val="24"/>
          <w:szCs w:val="24"/>
        </w:rPr>
        <w:t xml:space="preserve"> </w:t>
      </w:r>
      <w:del w:id="497" w:author="Alexander Apartsin" w:date="2025-08-27T10:56:00Z" w16du:dateUtc="2025-08-27T07:56:00Z">
        <w:r w:rsidRPr="00B7780B" w:rsidDel="00C34E3A">
          <w:rPr>
            <w:sz w:val="24"/>
            <w:szCs w:val="24"/>
          </w:rPr>
          <w:delText>how to manage and analyse</w:delText>
        </w:r>
      </w:del>
      <w:ins w:id="498" w:author="Alexander Apartsin" w:date="2025-08-27T10:56:00Z" w16du:dateUtc="2025-08-27T07:56:00Z">
        <w:r w:rsidR="00C34E3A">
          <w:rPr>
            <w:sz w:val="24"/>
            <w:szCs w:val="24"/>
          </w:rPr>
          <w:t>managing and analyzing</w:t>
        </w:r>
      </w:ins>
      <w:r w:rsidRPr="00B7780B">
        <w:rPr>
          <w:sz w:val="24"/>
          <w:szCs w:val="24"/>
        </w:rPr>
        <w:t xml:space="preserve"> large volumes of qualitative data collected. The integration of quantitative techniques into qualitative research enhances analytical rigor, reduces bias, and improves decision-making across various fields. Patricia Martyn’s study [2</w:t>
      </w:r>
      <w:r w:rsidR="00025630">
        <w:rPr>
          <w:sz w:val="24"/>
          <w:szCs w:val="24"/>
        </w:rPr>
        <w:t>6</w:t>
      </w:r>
      <w:del w:id="499" w:author="Ben Remez" w:date="2025-08-26T09:55:00Z" w16du:dateUtc="2025-08-26T06:55:00Z">
        <w:r w:rsidRPr="00B7780B" w:rsidDel="005F07A2">
          <w:rPr>
            <w:sz w:val="24"/>
            <w:szCs w:val="24"/>
          </w:rPr>
          <w:delText>1</w:delText>
        </w:r>
      </w:del>
      <w:r w:rsidRPr="00B7780B">
        <w:rPr>
          <w:sz w:val="24"/>
          <w:szCs w:val="24"/>
        </w:rPr>
        <w:t xml:space="preserve">] on C-Ratios and matrix analysis demonstrates how structuring qualitative data can systematically quantify relationships between themes, ensuring completeness and objectivity. This approach aligns with prior efforts in intelligence analysis (ACH frameworks), business strategy (risk matrices), and computational text analytics (NLP models), all of which aim to structure complex reasoning processes. By bridging the gap between qualitative depth and quantitative precision, these methods offer a scalable, bias-resistant approach to analyzing large volumes of data, making them essential for research, business intelligence, and </w:t>
      </w:r>
      <w:proofErr w:type="gramStart"/>
      <w:r w:rsidRPr="00B7780B">
        <w:rPr>
          <w:sz w:val="24"/>
          <w:szCs w:val="24"/>
        </w:rPr>
        <w:t>policy-making</w:t>
      </w:r>
      <w:proofErr w:type="gramEnd"/>
      <w:r w:rsidRPr="00B7780B">
        <w:rPr>
          <w:sz w:val="24"/>
          <w:szCs w:val="24"/>
        </w:rPr>
        <w:t>.</w:t>
      </w:r>
    </w:p>
    <w:p w14:paraId="463C2BF0" w14:textId="296D0CDC" w:rsidR="005C5EC6" w:rsidRDefault="005C5EC6" w:rsidP="005C5EC6">
      <w:pPr>
        <w:pStyle w:val="Heading2"/>
        <w:numPr>
          <w:ilvl w:val="1"/>
          <w:numId w:val="1"/>
        </w:numPr>
      </w:pPr>
      <w:bookmarkStart w:id="500" w:name="_Toc207062953"/>
      <w:r w:rsidRPr="005C5EC6">
        <w:t>Large Language Models (LLMs) in Decision Support and Forecasting</w:t>
      </w:r>
      <w:bookmarkEnd w:id="500"/>
    </w:p>
    <w:p w14:paraId="55F01ED5" w14:textId="50EA7BE4" w:rsidR="005C5EC6" w:rsidRPr="00B7780B" w:rsidRDefault="005C5EC6" w:rsidP="00C34E3A">
      <w:pPr>
        <w:ind w:firstLine="720"/>
        <w:jc w:val="both"/>
        <w:rPr>
          <w:sz w:val="24"/>
          <w:szCs w:val="24"/>
        </w:rPr>
        <w:pPrChange w:id="501" w:author="Alexander Apartsin" w:date="2025-08-27T10:56:00Z" w16du:dateUtc="2025-08-27T07:56:00Z">
          <w:pPr>
            <w:ind w:firstLine="720"/>
          </w:pPr>
        </w:pPrChange>
      </w:pPr>
      <w:r w:rsidRPr="00B7780B">
        <w:rPr>
          <w:sz w:val="24"/>
          <w:szCs w:val="24"/>
        </w:rPr>
        <w:t xml:space="preserve">The merging </w:t>
      </w:r>
      <w:del w:id="502" w:author="Alexander Apartsin" w:date="2025-08-27T10:56:00Z" w16du:dateUtc="2025-08-27T07:56:00Z">
        <w:r w:rsidRPr="00B7780B" w:rsidDel="00C34E3A">
          <w:rPr>
            <w:sz w:val="24"/>
            <w:szCs w:val="24"/>
          </w:rPr>
          <w:delText>abilities of Large Language Models motivate</w:delText>
        </w:r>
      </w:del>
      <w:ins w:id="503" w:author="Alexander Apartsin" w:date="2025-08-27T10:56:00Z" w16du:dateUtc="2025-08-27T07:56:00Z">
        <w:r w:rsidR="00C34E3A">
          <w:rPr>
            <w:sz w:val="24"/>
            <w:szCs w:val="24"/>
          </w:rPr>
          <w:t xml:space="preserve">capabilities of </w:t>
        </w:r>
      </w:ins>
      <w:ins w:id="504" w:author="Alexander Apartsin" w:date="2025-08-27T11:24:00Z" w16du:dateUtc="2025-08-27T08:24:00Z">
        <w:r w:rsidR="000E388D">
          <w:rPr>
            <w:sz w:val="24"/>
            <w:szCs w:val="24"/>
          </w:rPr>
          <w:t>large language models</w:t>
        </w:r>
      </w:ins>
      <w:ins w:id="505" w:author="Alexander Apartsin" w:date="2025-08-27T10:56:00Z" w16du:dateUtc="2025-08-27T07:56:00Z">
        <w:r w:rsidR="00C34E3A">
          <w:rPr>
            <w:sz w:val="24"/>
            <w:szCs w:val="24"/>
          </w:rPr>
          <w:t xml:space="preserve"> have motivated</w:t>
        </w:r>
      </w:ins>
      <w:r w:rsidRPr="00B7780B">
        <w:rPr>
          <w:sz w:val="24"/>
          <w:szCs w:val="24"/>
        </w:rPr>
        <w:t xml:space="preserve"> a surge in interest in various applications. One of the most promising directions </w:t>
      </w:r>
      <w:del w:id="506" w:author="Alexander Apartsin" w:date="2025-08-27T11:24:00Z" w16du:dateUtc="2025-08-27T08:24:00Z">
        <w:r w:rsidRPr="00B7780B" w:rsidDel="000E388D">
          <w:rPr>
            <w:sz w:val="24"/>
            <w:szCs w:val="24"/>
          </w:rPr>
          <w:delText>tries to combine multiple LLM model states (aka Agents) that are fed with different prompts and information for achieving</w:delText>
        </w:r>
      </w:del>
      <w:ins w:id="507" w:author="Alexander Apartsin" w:date="2025-08-27T11:24:00Z" w16du:dateUtc="2025-08-27T08:24:00Z">
        <w:r w:rsidR="000E388D">
          <w:rPr>
            <w:sz w:val="24"/>
            <w:szCs w:val="24"/>
          </w:rPr>
          <w:t>attempts to combine multiple LLM model states (also known as Agents) that are fed different prompts and information to achieve</w:t>
        </w:r>
      </w:ins>
      <w:r w:rsidRPr="00B7780B">
        <w:rPr>
          <w:sz w:val="24"/>
          <w:szCs w:val="24"/>
        </w:rPr>
        <w:t xml:space="preserve"> a common goal collaboratively [2</w:t>
      </w:r>
      <w:r w:rsidR="00025630">
        <w:rPr>
          <w:sz w:val="24"/>
          <w:szCs w:val="24"/>
        </w:rPr>
        <w:t>8</w:t>
      </w:r>
      <w:del w:id="508" w:author="Ben Remez" w:date="2025-08-26T09:56:00Z" w16du:dateUtc="2025-08-26T06:56:00Z">
        <w:r w:rsidRPr="00B7780B" w:rsidDel="005F07A2">
          <w:rPr>
            <w:sz w:val="24"/>
            <w:szCs w:val="24"/>
          </w:rPr>
          <w:delText>3</w:delText>
        </w:r>
      </w:del>
      <w:r w:rsidRPr="00B7780B">
        <w:rPr>
          <w:sz w:val="24"/>
          <w:szCs w:val="24"/>
        </w:rPr>
        <w:t>]. Different conceptual and software frameworks have been proposed for establishing an ensemble of specialized agents (e.g.</w:t>
      </w:r>
      <w:del w:id="509" w:author="Alexander Apartsin" w:date="2025-08-27T10:56:00Z" w16du:dateUtc="2025-08-27T07:56:00Z">
        <w:r w:rsidRPr="00B7780B" w:rsidDel="00C34E3A">
          <w:rPr>
            <w:sz w:val="24"/>
            <w:szCs w:val="24"/>
          </w:rPr>
          <w:delText xml:space="preserve"> critic, analyzer, summarizer) while coping with various challenges (task termination, reliability</w:delText>
        </w:r>
      </w:del>
      <w:ins w:id="510" w:author="Alexander Apartsin" w:date="2025-08-27T10:56:00Z" w16du:dateUtc="2025-08-27T07:56:00Z">
        <w:r w:rsidR="00C34E3A">
          <w:rPr>
            <w:sz w:val="24"/>
            <w:szCs w:val="24"/>
          </w:rPr>
          <w:t>, critic, analyzer, summarizer) while coping with various challenges (task termination, reliability,</w:t>
        </w:r>
      </w:ins>
      <w:r w:rsidRPr="00B7780B">
        <w:rPr>
          <w:sz w:val="24"/>
          <w:szCs w:val="24"/>
        </w:rPr>
        <w:t xml:space="preserve"> and evaluation). </w:t>
      </w:r>
    </w:p>
    <w:p w14:paraId="4127964F" w14:textId="0706CB8A" w:rsidR="005C5EC6" w:rsidRPr="00B7780B" w:rsidRDefault="005C5EC6" w:rsidP="00C34E3A">
      <w:pPr>
        <w:jc w:val="both"/>
        <w:rPr>
          <w:sz w:val="24"/>
          <w:szCs w:val="24"/>
        </w:rPr>
        <w:pPrChange w:id="511" w:author="Alexander Apartsin" w:date="2025-08-27T10:56:00Z" w16du:dateUtc="2025-08-27T07:56:00Z">
          <w:pPr/>
        </w:pPrChange>
      </w:pPr>
      <w:r w:rsidRPr="00B7780B">
        <w:rPr>
          <w:sz w:val="24"/>
          <w:szCs w:val="24"/>
        </w:rPr>
        <w:t>Large Language Models (LLMs) possess advanced capabilities in processing and analyzing vast amounts of data by leveraging their scalability, contextual understanding, and adaptability. As outlined in Large Language Models: A Survey [</w:t>
      </w:r>
      <w:r w:rsidR="0002139B">
        <w:rPr>
          <w:sz w:val="24"/>
          <w:szCs w:val="24"/>
        </w:rPr>
        <w:t>2</w:t>
      </w:r>
      <w:r w:rsidR="00025630">
        <w:rPr>
          <w:sz w:val="24"/>
          <w:szCs w:val="24"/>
        </w:rPr>
        <w:t>2</w:t>
      </w:r>
      <w:del w:id="512" w:author="Ben Remez" w:date="2025-08-26T09:55:00Z" w16du:dateUtc="2025-08-26T06:55:00Z">
        <w:r w:rsidRPr="00B7780B" w:rsidDel="005F07A2">
          <w:rPr>
            <w:sz w:val="24"/>
            <w:szCs w:val="24"/>
          </w:rPr>
          <w:delText>7</w:delText>
        </w:r>
      </w:del>
      <w:r w:rsidRPr="00B7780B">
        <w:rPr>
          <w:sz w:val="24"/>
          <w:szCs w:val="24"/>
        </w:rPr>
        <w:t xml:space="preserve">], LLMs excel in natural language comprehension, multilingual processing, reasoning, and tool utilization, enabling them to synthesize large datasets, extract key insights, and support complex analytical tasks. Their emergent abilities, such as in-context learning and self-improvement, allow them to handle dynamic and unstructured data efficiently, making them valuable for applications in intelligence analysis, research synthesis, and decision-making automation. In the rapidly evolving domain of artificial intelligence (AI), LLMs have emerged as copilot tools in various applications, notably in forecasting and anomaly detection. However, despite their growing prominence, a substantial knowledge gap exists regarding their comprehensive capabilities and limitations in these contexts. The </w:t>
      </w:r>
      <w:r w:rsidRPr="00B7780B">
        <w:rPr>
          <w:sz w:val="24"/>
          <w:szCs w:val="24"/>
        </w:rPr>
        <w:lastRenderedPageBreak/>
        <w:t xml:space="preserve">work of large language models in forecasting can </w:t>
      </w:r>
      <w:del w:id="513" w:author="Alexander Apartsin" w:date="2025-08-27T10:57:00Z" w16du:dateUtc="2025-08-27T07:57:00Z">
        <w:r w:rsidRPr="00B7780B" w:rsidDel="00C34E3A">
          <w:rPr>
            <w:sz w:val="24"/>
            <w:szCs w:val="24"/>
          </w:rPr>
          <w:delText>basically be divided</w:delText>
        </w:r>
      </w:del>
      <w:ins w:id="514" w:author="Alexander Apartsin" w:date="2025-08-27T10:57:00Z" w16du:dateUtc="2025-08-27T07:57:00Z">
        <w:r w:rsidR="00C34E3A">
          <w:rPr>
            <w:sz w:val="24"/>
            <w:szCs w:val="24"/>
          </w:rPr>
          <w:t>be broadly categorized</w:t>
        </w:r>
      </w:ins>
      <w:r w:rsidRPr="00B7780B">
        <w:rPr>
          <w:sz w:val="24"/>
          <w:szCs w:val="24"/>
        </w:rPr>
        <w:t xml:space="preserve"> into two types. One method involves applying large language models directly to time series predictions, focusing on converting time series data into input data suitable for the models, such as GPT, Llama, and others. The application of LLMs across various tasks, including forecasting, involves a spectrum of innovative approaches, each tailored to optimize performance and accuracy. These approaches include prompt-based, fine-tuning, zero-shot, one-shot, few-shot</w:t>
      </w:r>
      <w:ins w:id="515" w:author="Alexander Apartsin" w:date="2025-08-27T10:57:00Z" w16du:dateUtc="2025-08-27T07:57:00Z">
        <w:r w:rsidR="00C34E3A">
          <w:rPr>
            <w:sz w:val="24"/>
            <w:szCs w:val="24"/>
          </w:rPr>
          <w:t>,</w:t>
        </w:r>
      </w:ins>
      <w:r w:rsidRPr="00B7780B">
        <w:rPr>
          <w:sz w:val="24"/>
          <w:szCs w:val="24"/>
        </w:rPr>
        <w:t xml:space="preserve"> and more</w:t>
      </w:r>
      <w:ins w:id="516" w:author="Alexander Apartsin" w:date="2025-08-27T10:57:00Z" w16du:dateUtc="2025-08-27T07:57:00Z">
        <w:r w:rsidR="00C34E3A">
          <w:rPr>
            <w:sz w:val="24"/>
            <w:szCs w:val="24"/>
          </w:rPr>
          <w:t>,</w:t>
        </w:r>
      </w:ins>
      <w:r w:rsidRPr="00B7780B">
        <w:rPr>
          <w:sz w:val="24"/>
          <w:szCs w:val="24"/>
        </w:rPr>
        <w:t xml:space="preserve"> as referred </w:t>
      </w:r>
      <w:ins w:id="517" w:author="Alexander Apartsin" w:date="2025-08-27T11:19:00Z" w16du:dateUtc="2025-08-27T08:19:00Z">
        <w:r w:rsidR="00BB7CFB">
          <w:rPr>
            <w:sz w:val="24"/>
            <w:szCs w:val="24"/>
          </w:rPr>
          <w:t xml:space="preserve">to </w:t>
        </w:r>
      </w:ins>
      <w:r w:rsidRPr="00B7780B">
        <w:rPr>
          <w:sz w:val="24"/>
          <w:szCs w:val="24"/>
        </w:rPr>
        <w:t>by Su, J. et al [</w:t>
      </w:r>
      <w:r w:rsidR="0002139B">
        <w:rPr>
          <w:sz w:val="24"/>
          <w:szCs w:val="24"/>
        </w:rPr>
        <w:t>3</w:t>
      </w:r>
      <w:r w:rsidR="00025630">
        <w:rPr>
          <w:sz w:val="24"/>
          <w:szCs w:val="24"/>
        </w:rPr>
        <w:t>2</w:t>
      </w:r>
      <w:del w:id="518" w:author="Ben Remez" w:date="2025-08-26T09:56:00Z" w16du:dateUtc="2025-08-26T06:56:00Z">
        <w:r w:rsidRPr="00B7780B" w:rsidDel="005F07A2">
          <w:rPr>
            <w:sz w:val="24"/>
            <w:szCs w:val="24"/>
          </w:rPr>
          <w:delText>7</w:delText>
        </w:r>
      </w:del>
      <w:r w:rsidRPr="00B7780B">
        <w:rPr>
          <w:sz w:val="24"/>
          <w:szCs w:val="24"/>
        </w:rPr>
        <w:t xml:space="preserve">]. It is also </w:t>
      </w:r>
      <w:del w:id="519" w:author="Alexander Apartsin" w:date="2025-08-27T10:57:00Z" w16du:dateUtc="2025-08-27T07:57:00Z">
        <w:r w:rsidRPr="00B7780B" w:rsidDel="00C34E3A">
          <w:rPr>
            <w:sz w:val="24"/>
            <w:szCs w:val="24"/>
          </w:rPr>
          <w:delText>mentioned that there are some challenges for LLMs in the realm</w:delText>
        </w:r>
      </w:del>
      <w:ins w:id="520" w:author="Alexander Apartsin" w:date="2025-08-27T10:57:00Z" w16du:dateUtc="2025-08-27T07:57:00Z">
        <w:r w:rsidR="00C34E3A">
          <w:rPr>
            <w:sz w:val="24"/>
            <w:szCs w:val="24"/>
          </w:rPr>
          <w:t>noted that LLMs face some challenges in the realms</w:t>
        </w:r>
      </w:ins>
      <w:r w:rsidRPr="00B7780B">
        <w:rPr>
          <w:sz w:val="24"/>
          <w:szCs w:val="24"/>
        </w:rPr>
        <w:t xml:space="preserve"> of forecasting and anomaly detection. </w:t>
      </w:r>
      <w:del w:id="521" w:author="Alexander Apartsin" w:date="2025-08-27T10:57:00Z" w16du:dateUtc="2025-08-27T07:57:00Z">
        <w:r w:rsidRPr="00B7780B" w:rsidDel="00C34E3A">
          <w:rPr>
            <w:sz w:val="24"/>
            <w:szCs w:val="24"/>
          </w:rPr>
          <w:delText>In order to perform high quality forecasting using LLMs, an extensive historical dataset is required</w:delText>
        </w:r>
      </w:del>
      <w:ins w:id="522" w:author="Alexander Apartsin" w:date="2025-08-27T10:57:00Z" w16du:dateUtc="2025-08-27T07:57:00Z">
        <w:r w:rsidR="00C34E3A">
          <w:rPr>
            <w:sz w:val="24"/>
            <w:szCs w:val="24"/>
          </w:rPr>
          <w:t>To perform high-quality forecasting using LLMs, an extensive historical dataset is necessary</w:t>
        </w:r>
      </w:ins>
      <w:r w:rsidRPr="00B7780B">
        <w:rPr>
          <w:sz w:val="24"/>
          <w:szCs w:val="24"/>
        </w:rPr>
        <w:t>. The reliance of LLMs on extensive datasets not only necessitates the availability of vast amounts of data but also raises critical issues regarding the representativeness, quality</w:t>
      </w:r>
      <w:ins w:id="523" w:author="Alexander Apartsin" w:date="2025-08-27T10:57:00Z" w16du:dateUtc="2025-08-27T07:57:00Z">
        <w:r w:rsidR="00C34E3A">
          <w:rPr>
            <w:sz w:val="24"/>
            <w:szCs w:val="24"/>
          </w:rPr>
          <w:t>,</w:t>
        </w:r>
      </w:ins>
      <w:r w:rsidRPr="00B7780B">
        <w:rPr>
          <w:sz w:val="24"/>
          <w:szCs w:val="24"/>
        </w:rPr>
        <w:t xml:space="preserve"> and bias inherent in the collected information. For accurate forecasting with LLMs, access to a comprehensive historical dataset is essential. These models depend heavily on large-scale data, making the availability of vast amounts of information a key requirement. However, this reliance also introduces significant challenges related to the representativeness, quality, and potential biases within the collected data, which can impact the reliability and fairness of the predictions. Hallucinations, instances where models generate false or misleading information, also </w:t>
      </w:r>
      <w:del w:id="524" w:author="Alexander Apartsin" w:date="2025-08-27T10:57:00Z" w16du:dateUtc="2025-08-27T07:57:00Z">
        <w:r w:rsidRPr="00B7780B" w:rsidDel="00C34E3A">
          <w:rPr>
            <w:sz w:val="24"/>
            <w:szCs w:val="24"/>
          </w:rPr>
          <w:delText>impose a big threat on</w:delText>
        </w:r>
      </w:del>
      <w:ins w:id="525" w:author="Alexander Apartsin" w:date="2025-08-27T10:57:00Z" w16du:dateUtc="2025-08-27T07:57:00Z">
        <w:r w:rsidR="00C34E3A">
          <w:rPr>
            <w:sz w:val="24"/>
            <w:szCs w:val="24"/>
          </w:rPr>
          <w:t xml:space="preserve">pose a </w:t>
        </w:r>
      </w:ins>
      <w:ins w:id="526" w:author="Alexander Apartsin" w:date="2025-08-27T11:24:00Z" w16du:dateUtc="2025-08-27T08:24:00Z">
        <w:r w:rsidR="000E388D">
          <w:rPr>
            <w:sz w:val="24"/>
            <w:szCs w:val="24"/>
          </w:rPr>
          <w:t>significant</w:t>
        </w:r>
      </w:ins>
      <w:ins w:id="527" w:author="Alexander Apartsin" w:date="2025-08-27T10:57:00Z" w16du:dateUtc="2025-08-27T07:57:00Z">
        <w:r w:rsidR="00C34E3A">
          <w:rPr>
            <w:sz w:val="24"/>
            <w:szCs w:val="24"/>
          </w:rPr>
          <w:t xml:space="preserve"> threat to</w:t>
        </w:r>
      </w:ins>
      <w:r w:rsidRPr="00B7780B">
        <w:rPr>
          <w:sz w:val="24"/>
          <w:szCs w:val="24"/>
        </w:rPr>
        <w:t xml:space="preserve"> the reliability of LLMs. These errors can </w:t>
      </w:r>
      <w:del w:id="528" w:author="Alexander Apartsin" w:date="2025-08-27T10:57:00Z" w16du:dateUtc="2025-08-27T07:57:00Z">
        <w:r w:rsidRPr="00B7780B" w:rsidDel="00C34E3A">
          <w:rPr>
            <w:sz w:val="24"/>
            <w:szCs w:val="24"/>
          </w:rPr>
          <w:delText>undermine trust in AI-driven forecasting, decision-making, and analysis, especially in critical domains like</w:delText>
        </w:r>
      </w:del>
      <w:ins w:id="529" w:author="Alexander Apartsin" w:date="2025-08-27T10:57:00Z" w16du:dateUtc="2025-08-27T07:57:00Z">
        <w:r w:rsidR="00C34E3A">
          <w:rPr>
            <w:sz w:val="24"/>
            <w:szCs w:val="24"/>
          </w:rPr>
          <w:t>erode trust in AI-driven forecasting, decision-making, and analysis, particularly in critical domains such as</w:t>
        </w:r>
      </w:ins>
      <w:r w:rsidRPr="00B7780B">
        <w:rPr>
          <w:sz w:val="24"/>
          <w:szCs w:val="24"/>
        </w:rPr>
        <w:t xml:space="preserve"> finance, healthcare, and intelligence. Addressing hallucinations through improved training methods, enhanced fact-checking mechanisms, and human oversight is essential to ensure the accuracy and credibility of LLM-generated insights. </w:t>
      </w:r>
    </w:p>
    <w:p w14:paraId="5594D086" w14:textId="36504C98" w:rsidR="005C5EC6" w:rsidRPr="00B7780B" w:rsidRDefault="005C5EC6" w:rsidP="00C34E3A">
      <w:pPr>
        <w:jc w:val="both"/>
        <w:rPr>
          <w:sz w:val="24"/>
          <w:szCs w:val="24"/>
        </w:rPr>
        <w:pPrChange w:id="530" w:author="Alexander Apartsin" w:date="2025-08-27T10:57:00Z" w16du:dateUtc="2025-08-27T07:57:00Z">
          <w:pPr/>
        </w:pPrChange>
      </w:pPr>
      <w:r w:rsidRPr="00B7780B">
        <w:rPr>
          <w:sz w:val="24"/>
          <w:szCs w:val="24"/>
        </w:rPr>
        <w:t xml:space="preserve">Another development in the field of Artificial Intelligence (AI), Retrieval-Augmented Generation (RAG), is a method that enhances LLMs by retrieving external knowledge before generating </w:t>
      </w:r>
      <w:proofErr w:type="gramStart"/>
      <w:r w:rsidRPr="00B7780B">
        <w:rPr>
          <w:sz w:val="24"/>
          <w:szCs w:val="24"/>
        </w:rPr>
        <w:t>responses</w:t>
      </w:r>
      <w:ins w:id="531" w:author="Alexander Apartsin" w:date="2025-08-27T11:24:00Z" w16du:dateUtc="2025-08-27T08:24:00Z">
        <w:r w:rsidR="000E388D">
          <w:rPr>
            <w:sz w:val="24"/>
            <w:szCs w:val="24"/>
          </w:rPr>
          <w:t>,</w:t>
        </w:r>
      </w:ins>
      <w:r w:rsidRPr="00B7780B">
        <w:rPr>
          <w:sz w:val="24"/>
          <w:szCs w:val="24"/>
        </w:rPr>
        <w:t xml:space="preserve"> and</w:t>
      </w:r>
      <w:proofErr w:type="gramEnd"/>
      <w:r w:rsidRPr="00B7780B">
        <w:rPr>
          <w:sz w:val="24"/>
          <w:szCs w:val="24"/>
        </w:rPr>
        <w:t xml:space="preserve"> can help make the decision-making process more reliable. There are several </w:t>
      </w:r>
      <w:del w:id="532" w:author="Alexander Apartsin" w:date="2025-08-27T10:57:00Z" w16du:dateUtc="2025-08-27T07:57:00Z">
        <w:r w:rsidRPr="00B7780B" w:rsidDel="00C34E3A">
          <w:rPr>
            <w:sz w:val="24"/>
            <w:szCs w:val="24"/>
          </w:rPr>
          <w:delText xml:space="preserve">approached </w:delText>
        </w:r>
      </w:del>
      <w:ins w:id="533" w:author="Alexander Apartsin" w:date="2025-08-27T10:57:00Z" w16du:dateUtc="2025-08-27T07:57:00Z">
        <w:r w:rsidR="00C34E3A">
          <w:rPr>
            <w:sz w:val="24"/>
            <w:szCs w:val="24"/>
          </w:rPr>
          <w:t>approaches</w:t>
        </w:r>
        <w:r w:rsidR="00C34E3A" w:rsidRPr="00B7780B">
          <w:rPr>
            <w:sz w:val="24"/>
            <w:szCs w:val="24"/>
          </w:rPr>
          <w:t xml:space="preserve"> </w:t>
        </w:r>
      </w:ins>
      <w:r w:rsidRPr="00B7780B">
        <w:rPr>
          <w:sz w:val="24"/>
          <w:szCs w:val="24"/>
        </w:rPr>
        <w:t>when using RAG. Naive RAG</w:t>
      </w:r>
      <w:del w:id="534" w:author="Alexander Apartsin" w:date="2025-08-27T10:57:00Z" w16du:dateUtc="2025-08-27T07:57:00Z">
        <w:r w:rsidRPr="00B7780B" w:rsidDel="00C34E3A">
          <w:rPr>
            <w:sz w:val="24"/>
            <w:szCs w:val="24"/>
          </w:rPr>
          <w:delText xml:space="preserve"> which follows a simple retrieve-read framework, Advanced RAG which optimizes retrieval with indexing and metadata, and Modular RAG which adds</w:delText>
        </w:r>
      </w:del>
      <w:ins w:id="535" w:author="Alexander Apartsin" w:date="2025-08-27T10:57:00Z" w16du:dateUtc="2025-08-27T07:57:00Z">
        <w:r w:rsidR="00C34E3A">
          <w:rPr>
            <w:sz w:val="24"/>
            <w:szCs w:val="24"/>
          </w:rPr>
          <w:t>, which follows a simple retrieve-read framework, Advanced RAG which op, which optimizes retrieval with indexing and metadata, and Modular RAG, which adds</w:t>
        </w:r>
      </w:ins>
      <w:r w:rsidRPr="00B7780B">
        <w:rPr>
          <w:sz w:val="24"/>
          <w:szCs w:val="24"/>
        </w:rPr>
        <w:t xml:space="preserve"> search, memory, and validation modules for adaptability [1</w:t>
      </w:r>
      <w:r w:rsidR="009D3445">
        <w:rPr>
          <w:sz w:val="24"/>
          <w:szCs w:val="24"/>
        </w:rPr>
        <w:t>2</w:t>
      </w:r>
      <w:del w:id="536" w:author="Ben Remez" w:date="2025-08-26T09:54:00Z" w16du:dateUtc="2025-08-26T06:54:00Z">
        <w:r w:rsidRPr="00B7780B" w:rsidDel="005F07A2">
          <w:rPr>
            <w:sz w:val="24"/>
            <w:szCs w:val="24"/>
          </w:rPr>
          <w:delText>0</w:delText>
        </w:r>
      </w:del>
      <w:r w:rsidRPr="00B7780B">
        <w:rPr>
          <w:sz w:val="24"/>
          <w:szCs w:val="24"/>
        </w:rPr>
        <w:t xml:space="preserve">]. These approaches </w:t>
      </w:r>
      <w:del w:id="537" w:author="Alexander Apartsin" w:date="2025-08-27T10:57:00Z" w16du:dateUtc="2025-08-27T07:57:00Z">
        <w:r w:rsidRPr="00B7780B" w:rsidDel="00C34E3A">
          <w:rPr>
            <w:sz w:val="24"/>
            <w:szCs w:val="24"/>
          </w:rPr>
          <w:delText>improve accuracy, transparency, and scalability, 5 reducing hallucinations and enabling data-driven, structured decision-making in fields like</w:delText>
        </w:r>
      </w:del>
      <w:ins w:id="538" w:author="Alexander Apartsin" w:date="2025-08-27T10:57:00Z" w16du:dateUtc="2025-08-27T07:57:00Z">
        <w:r w:rsidR="00C34E3A">
          <w:rPr>
            <w:sz w:val="24"/>
            <w:szCs w:val="24"/>
          </w:rPr>
          <w:t>enhance accuracy, transparency, and scalability, thereby reducing hallucinations and facilitating data-driven, structured decision-making in fields such as</w:t>
        </w:r>
      </w:ins>
      <w:r w:rsidRPr="00B7780B">
        <w:rPr>
          <w:sz w:val="24"/>
          <w:szCs w:val="24"/>
        </w:rPr>
        <w:t xml:space="preserve"> business, policy, and risk assessment.</w:t>
      </w:r>
    </w:p>
    <w:p w14:paraId="696831AA" w14:textId="33416EFE" w:rsidR="005C5EC6" w:rsidRDefault="005C5EC6" w:rsidP="005C5EC6">
      <w:pPr>
        <w:pStyle w:val="Heading2"/>
        <w:numPr>
          <w:ilvl w:val="1"/>
          <w:numId w:val="1"/>
        </w:numPr>
      </w:pPr>
      <w:bookmarkStart w:id="539" w:name="_Toc207062954"/>
      <w:r>
        <w:t>MIRAI Benchmark and Event Forecasting Tasks</w:t>
      </w:r>
      <w:bookmarkEnd w:id="539"/>
    </w:p>
    <w:p w14:paraId="2F090885" w14:textId="2547D1B9" w:rsidR="005C5EC6" w:rsidRPr="00B7780B" w:rsidRDefault="005C5EC6" w:rsidP="00C34E3A">
      <w:pPr>
        <w:ind w:firstLine="720"/>
        <w:jc w:val="both"/>
        <w:rPr>
          <w:sz w:val="24"/>
          <w:szCs w:val="24"/>
        </w:rPr>
        <w:pPrChange w:id="540" w:author="Alexander Apartsin" w:date="2025-08-27T10:58:00Z" w16du:dateUtc="2025-08-27T07:58:00Z">
          <w:pPr>
            <w:ind w:firstLine="720"/>
          </w:pPr>
        </w:pPrChange>
      </w:pPr>
      <w:r w:rsidRPr="00B7780B">
        <w:rPr>
          <w:sz w:val="24"/>
          <w:szCs w:val="24"/>
        </w:rPr>
        <w:t xml:space="preserve">Evaluating large language models on event forecasting tasks is </w:t>
      </w:r>
      <w:del w:id="541" w:author="Alexander Apartsin" w:date="2025-08-27T10:58:00Z" w16du:dateUtc="2025-08-27T07:58:00Z">
        <w:r w:rsidRPr="00B7780B" w:rsidDel="00C34E3A">
          <w:rPr>
            <w:sz w:val="24"/>
            <w:szCs w:val="24"/>
          </w:rPr>
          <w:delText>not easy and there are many researches</w:delText>
        </w:r>
      </w:del>
      <w:ins w:id="542" w:author="Alexander Apartsin" w:date="2025-08-27T10:58:00Z" w16du:dateUtc="2025-08-27T07:58:00Z">
        <w:r w:rsidR="00C34E3A">
          <w:rPr>
            <w:sz w:val="24"/>
            <w:szCs w:val="24"/>
          </w:rPr>
          <w:t xml:space="preserve">challenging, and </w:t>
        </w:r>
      </w:ins>
      <w:ins w:id="543" w:author="Alexander Apartsin" w:date="2025-08-27T11:24:00Z" w16du:dateUtc="2025-08-27T08:24:00Z">
        <w:r w:rsidR="000E388D">
          <w:rPr>
            <w:sz w:val="24"/>
            <w:szCs w:val="24"/>
          </w:rPr>
          <w:t xml:space="preserve">extensive research has been conducted </w:t>
        </w:r>
      </w:ins>
      <w:del w:id="544" w:author="Alexander Apartsin" w:date="2025-08-27T11:24:00Z" w16du:dateUtc="2025-08-27T08:24:00Z">
        <w:r w:rsidRPr="00B7780B" w:rsidDel="000E388D">
          <w:rPr>
            <w:sz w:val="24"/>
            <w:szCs w:val="24"/>
          </w:rPr>
          <w:delText xml:space="preserve"> </w:delText>
        </w:r>
      </w:del>
      <w:r w:rsidRPr="00B7780B">
        <w:rPr>
          <w:sz w:val="24"/>
          <w:szCs w:val="24"/>
        </w:rPr>
        <w:t>in this field. A proposed solution for this task is the MIRAI benchmark. MIRAI stands for Multi-Information Fo</w:t>
      </w:r>
      <w:ins w:id="545" w:author="Alexander Apartsin" w:date="2025-08-27T10:58:00Z" w16du:dateUtc="2025-08-27T07:58:00Z">
        <w:r w:rsidR="00C34E3A">
          <w:rPr>
            <w:sz w:val="24"/>
            <w:szCs w:val="24"/>
          </w:rPr>
          <w:t>r</w:t>
        </w:r>
      </w:ins>
      <w:del w:id="546" w:author="Alexander Apartsin" w:date="2025-08-27T10:58:00Z" w16du:dateUtc="2025-08-27T07:58:00Z">
        <w:r w:rsidRPr="00B7780B" w:rsidDel="00C34E3A">
          <w:rPr>
            <w:sz w:val="24"/>
            <w:szCs w:val="24"/>
          </w:rPr>
          <w:delText>R</w:delText>
        </w:r>
      </w:del>
      <w:r w:rsidRPr="00B7780B">
        <w:rPr>
          <w:sz w:val="24"/>
          <w:szCs w:val="24"/>
        </w:rPr>
        <w:t>ecasting Agent Interface. MIRAI is a benchmarking framework designed to evaluate LLM-based forecasting in the context of international events. Developed to address the limitations of current forecasting models, MIRAI provides a structured</w:t>
      </w:r>
      <w:del w:id="547" w:author="Alexander Apartsin" w:date="2025-08-27T10:58:00Z" w16du:dateUtc="2025-08-27T07:58:00Z">
        <w:r w:rsidRPr="00B7780B" w:rsidDel="00C34E3A">
          <w:rPr>
            <w:sz w:val="24"/>
            <w:szCs w:val="24"/>
          </w:rPr>
          <w:delText xml:space="preserve"> agentic environment where LLMs interact with relational databases and textual news sources through APIs, allowing them to autonomously collect, process</w:delText>
        </w:r>
      </w:del>
      <w:ins w:id="548" w:author="Alexander Apartsin" w:date="2025-08-27T10:58:00Z" w16du:dateUtc="2025-08-27T07:58:00Z">
        <w:r w:rsidR="00C34E3A">
          <w:rPr>
            <w:sz w:val="24"/>
            <w:szCs w:val="24"/>
          </w:rPr>
          <w:t xml:space="preserve">, agentic environment where LLMs interact with relational databases and textual news sources through APIs, allowing them </w:t>
        </w:r>
      </w:ins>
      <w:ins w:id="549" w:author="Alexander Apartsin" w:date="2025-08-27T11:24:00Z" w16du:dateUtc="2025-08-27T08:24:00Z">
        <w:r w:rsidR="000E388D">
          <w:rPr>
            <w:sz w:val="24"/>
            <w:szCs w:val="24"/>
          </w:rPr>
          <w:t>to autonomously collect, process autonomously</w:t>
        </w:r>
      </w:ins>
      <w:r w:rsidRPr="00B7780B">
        <w:rPr>
          <w:sz w:val="24"/>
          <w:szCs w:val="24"/>
        </w:rPr>
        <w:t xml:space="preserve">, and reason over historical data. The benchmark utilizes a refined version of the GDELT event database and implements </w:t>
      </w:r>
      <w:r w:rsidRPr="00B7780B">
        <w:rPr>
          <w:sz w:val="24"/>
          <w:szCs w:val="24"/>
        </w:rPr>
        <w:lastRenderedPageBreak/>
        <w:t>structured prediction tasks across various forecasting horizons. By evaluating models based on their ability to source critical information, execute code-based reasoning, and predict future events, MIRAI establishes a rigorous framework for assessing LLM reliability in structured decision-making and geopolitical forecasting [</w:t>
      </w:r>
      <w:r w:rsidR="005E2D5F">
        <w:rPr>
          <w:sz w:val="24"/>
          <w:szCs w:val="24"/>
        </w:rPr>
        <w:t>3</w:t>
      </w:r>
      <w:ins w:id="550" w:author="Ben Remez" w:date="2025-08-26T11:37:00Z" w16du:dateUtc="2025-08-26T08:37:00Z">
        <w:r w:rsidR="005C5A79">
          <w:rPr>
            <w:sz w:val="24"/>
            <w:szCs w:val="24"/>
          </w:rPr>
          <w:t>7</w:t>
        </w:r>
      </w:ins>
      <w:del w:id="551" w:author="Ben Remez" w:date="2025-08-26T11:22:00Z" w16du:dateUtc="2025-08-26T08:22:00Z">
        <w:r w:rsidRPr="00B7780B" w:rsidDel="005E2D5F">
          <w:rPr>
            <w:sz w:val="24"/>
            <w:szCs w:val="24"/>
          </w:rPr>
          <w:delText>3</w:delText>
        </w:r>
      </w:del>
      <w:r w:rsidRPr="00B7780B">
        <w:rPr>
          <w:sz w:val="24"/>
          <w:szCs w:val="24"/>
        </w:rPr>
        <w:t>]. The MIRAI benchmark framework utilizes the Conflict and Mediation Event Observations (CAMEO) ontology. CAMEO is a framework for coding event data</w:t>
      </w:r>
      <w:del w:id="552" w:author="Alexander Apartsin" w:date="2025-08-27T10:58:00Z" w16du:dateUtc="2025-08-27T07:58:00Z">
        <w:r w:rsidRPr="00B7780B" w:rsidDel="00C34E3A">
          <w:rPr>
            <w:sz w:val="24"/>
            <w:szCs w:val="24"/>
          </w:rPr>
          <w:delText xml:space="preserve"> typically used for events that merit news coverage and </w:delText>
        </w:r>
      </w:del>
      <w:ins w:id="553" w:author="Alexander Apartsin" w:date="2025-08-27T10:58:00Z" w16du:dateUtc="2025-08-27T07:58:00Z">
        <w:r w:rsidR="00C34E3A">
          <w:rPr>
            <w:sz w:val="24"/>
            <w:szCs w:val="24"/>
          </w:rPr>
          <w:t xml:space="preserve">, typically used for events that merit news coverage, and is </w:t>
        </w:r>
      </w:ins>
      <w:r w:rsidRPr="00B7780B">
        <w:rPr>
          <w:sz w:val="24"/>
          <w:szCs w:val="24"/>
        </w:rPr>
        <w:t>generally applied to the study of political news and violence [</w:t>
      </w:r>
      <w:r w:rsidR="005F07A2">
        <w:rPr>
          <w:sz w:val="24"/>
          <w:szCs w:val="24"/>
        </w:rPr>
        <w:t>6</w:t>
      </w:r>
      <w:del w:id="554" w:author="Ben Remez" w:date="2025-08-26T09:53:00Z" w16du:dateUtc="2025-08-26T06:53:00Z">
        <w:r w:rsidRPr="00B7780B" w:rsidDel="005F07A2">
          <w:rPr>
            <w:sz w:val="24"/>
            <w:szCs w:val="24"/>
          </w:rPr>
          <w:delText>5</w:delText>
        </w:r>
      </w:del>
      <w:r w:rsidRPr="00B7780B">
        <w:rPr>
          <w:sz w:val="24"/>
          <w:szCs w:val="24"/>
        </w:rPr>
        <w:t xml:space="preserve">]. </w:t>
      </w:r>
    </w:p>
    <w:p w14:paraId="26B40ECF" w14:textId="06FD6593" w:rsidR="005C5EC6" w:rsidRPr="00B7780B" w:rsidRDefault="005C5EC6" w:rsidP="00C34E3A">
      <w:pPr>
        <w:jc w:val="both"/>
        <w:rPr>
          <w:sz w:val="24"/>
          <w:szCs w:val="24"/>
        </w:rPr>
        <w:pPrChange w:id="555" w:author="Alexander Apartsin" w:date="2025-08-27T10:58:00Z" w16du:dateUtc="2025-08-27T07:58:00Z">
          <w:pPr/>
        </w:pPrChange>
      </w:pPr>
      <w:r w:rsidRPr="00B7780B">
        <w:rPr>
          <w:sz w:val="24"/>
          <w:szCs w:val="24"/>
        </w:rPr>
        <w:t>Several studies have explored event datasets for geopolitical forecasting, each offering unique solutions. Benjamin, D.M. et al. [2] integrate time-series data with human-machine hybrid models to enhance prediction accuracy and reduce forecasting errors. Kejriwal, M. [1</w:t>
      </w:r>
      <w:r w:rsidR="009D3445">
        <w:rPr>
          <w:sz w:val="24"/>
          <w:szCs w:val="24"/>
        </w:rPr>
        <w:t>7</w:t>
      </w:r>
      <w:del w:id="556" w:author="Ben Remez" w:date="2025-08-26T09:55:00Z" w16du:dateUtc="2025-08-26T06:55:00Z">
        <w:r w:rsidRPr="00B7780B" w:rsidDel="005F07A2">
          <w:rPr>
            <w:sz w:val="24"/>
            <w:szCs w:val="24"/>
          </w:rPr>
          <w:delText>5</w:delText>
        </w:r>
      </w:del>
      <w:r w:rsidRPr="00B7780B">
        <w:rPr>
          <w:sz w:val="24"/>
          <w:szCs w:val="24"/>
        </w:rPr>
        <w:t xml:space="preserve">] applies representation learning algorithms to the Global Terrorism Database (GTD) to predict event relationships and model </w:t>
      </w:r>
      <w:del w:id="557" w:author="Alexander Apartsin" w:date="2025-08-27T10:58:00Z" w16du:dateUtc="2025-08-27T07:58:00Z">
        <w:r w:rsidRPr="00B7780B" w:rsidDel="00C34E3A">
          <w:rPr>
            <w:sz w:val="24"/>
            <w:szCs w:val="24"/>
          </w:rPr>
          <w:delText>complex event semantics</w:delText>
        </w:r>
      </w:del>
      <w:ins w:id="558" w:author="Alexander Apartsin" w:date="2025-08-27T10:58:00Z" w16du:dateUtc="2025-08-27T07:58:00Z">
        <w:r w:rsidR="00C34E3A">
          <w:rPr>
            <w:sz w:val="24"/>
            <w:szCs w:val="24"/>
          </w:rPr>
          <w:t>the semantics of complex events</w:t>
        </w:r>
      </w:ins>
      <w:r w:rsidRPr="00B7780B">
        <w:rPr>
          <w:sz w:val="24"/>
          <w:szCs w:val="24"/>
        </w:rPr>
        <w:t>. Mirtaheri, M.</w:t>
      </w:r>
      <w:del w:id="559" w:author="Alexander Apartsin" w:date="2025-08-27T10:58:00Z" w16du:dateUtc="2025-08-27T07:58:00Z">
        <w:r w:rsidRPr="00B7780B" w:rsidDel="00C34E3A">
          <w:rPr>
            <w:sz w:val="24"/>
            <w:szCs w:val="24"/>
          </w:rPr>
          <w:delText xml:space="preserve"> et al. [</w:delText>
        </w:r>
        <w:r w:rsidR="009D3445" w:rsidDel="00C34E3A">
          <w:delText>2</w:delText>
        </w:r>
        <w:r w:rsidR="00025630" w:rsidDel="00C34E3A">
          <w:delText>3</w:delText>
        </w:r>
        <w:r w:rsidRPr="009D3445" w:rsidDel="00C34E3A">
          <w:rPr>
            <w:rPrChange w:id="560" w:author="Ben Remez" w:date="2025-08-26T10:59:00Z" w16du:dateUtc="2025-08-26T07:59:00Z">
              <w:rPr>
                <w:sz w:val="24"/>
                <w:szCs w:val="24"/>
              </w:rPr>
            </w:rPrChange>
          </w:rPr>
          <w:delText>8</w:delText>
        </w:r>
        <w:r w:rsidRPr="00B7780B" w:rsidDel="00C34E3A">
          <w:rPr>
            <w:sz w:val="24"/>
            <w:szCs w:val="24"/>
          </w:rPr>
          <w:delText>] utilize the Integrated Crisis Early Warning System (ICEWS) dataset and employs supervised and unsupervised machine learning techniques to improve</w:delText>
        </w:r>
      </w:del>
      <w:ins w:id="561" w:author="Alexander Apartsin" w:date="2025-08-27T10:58:00Z" w16du:dateUtc="2025-08-27T07:58:00Z">
        <w:r w:rsidR="00C34E3A">
          <w:rPr>
            <w:sz w:val="24"/>
            <w:szCs w:val="24"/>
          </w:rPr>
          <w:t>, et al. [23] utilize the Integrated Crisis Early Warning System (ICEWS) dataset and employ both supervised and unsupervised machine learning techniques to enhance</w:t>
        </w:r>
      </w:ins>
      <w:r w:rsidRPr="00B7780B">
        <w:rPr>
          <w:sz w:val="24"/>
          <w:szCs w:val="24"/>
        </w:rPr>
        <w:t xml:space="preserve"> predictive accuracy for geopolitical interactions. Hossain, K. T. et al. [1</w:t>
      </w:r>
      <w:r w:rsidR="009D3445">
        <w:rPr>
          <w:sz w:val="24"/>
          <w:szCs w:val="24"/>
        </w:rPr>
        <w:t>5</w:t>
      </w:r>
      <w:del w:id="562" w:author="Ben Remez" w:date="2025-08-26T09:54:00Z" w16du:dateUtc="2025-08-26T06:54:00Z">
        <w:r w:rsidRPr="00B7780B" w:rsidDel="005F07A2">
          <w:rPr>
            <w:sz w:val="24"/>
            <w:szCs w:val="24"/>
          </w:rPr>
          <w:delText>3</w:delText>
        </w:r>
      </w:del>
      <w:r w:rsidRPr="00B7780B">
        <w:rPr>
          <w:sz w:val="24"/>
          <w:szCs w:val="24"/>
        </w:rPr>
        <w:t xml:space="preserve">] leverage sequential text datasets and </w:t>
      </w:r>
      <w:del w:id="563" w:author="Alexander Apartsin" w:date="2025-08-27T10:58:00Z" w16du:dateUtc="2025-08-27T07:58:00Z">
        <w:r w:rsidRPr="00B7780B" w:rsidDel="00C34E3A">
          <w:rPr>
            <w:sz w:val="24"/>
            <w:szCs w:val="24"/>
          </w:rPr>
          <w:delText xml:space="preserve">introduces </w:delText>
        </w:r>
      </w:del>
      <w:ins w:id="564" w:author="Alexander Apartsin" w:date="2025-08-27T10:58:00Z" w16du:dateUtc="2025-08-27T07:58:00Z">
        <w:r w:rsidR="00C34E3A">
          <w:rPr>
            <w:sz w:val="24"/>
            <w:szCs w:val="24"/>
          </w:rPr>
          <w:t>introduce</w:t>
        </w:r>
        <w:r w:rsidR="00C34E3A" w:rsidRPr="00B7780B">
          <w:rPr>
            <w:sz w:val="24"/>
            <w:szCs w:val="24"/>
          </w:rPr>
          <w:t xml:space="preserve"> </w:t>
        </w:r>
      </w:ins>
      <w:r w:rsidRPr="00B7780B">
        <w:rPr>
          <w:sz w:val="24"/>
          <w:szCs w:val="24"/>
        </w:rPr>
        <w:t xml:space="preserve">an attention-based LSTM model to detect early warning signals of geopolitical shifts, offering a structured approach to precursor identification. These studies collectively highlight the value of structured event datasets in advancing geopolitical forecasting through data-driven methodologies. However, evaluating model predictions for international event forecasting remains a significant challenge due to the complexity, evolving nature, and diverse sources of geopolitical data. Many models struggle to integrate structured knowledge graphs and unstructured textual data, leading to incomplete or biased predictions. Furthermore, the lack of historical grounding affects the interpretability and reliability of forecasts, especially for long-term geopolitical shifts. The dynamic nature of international relations, influenced by alliances, trade, and conflicts, further complicates forecasting, making it </w:t>
      </w:r>
      <w:del w:id="565" w:author="Alexander Apartsin" w:date="2025-08-27T10:58:00Z" w16du:dateUtc="2025-08-27T07:58:00Z">
        <w:r w:rsidRPr="00B7780B" w:rsidDel="00C34E3A">
          <w:rPr>
            <w:sz w:val="24"/>
            <w:szCs w:val="24"/>
          </w:rPr>
          <w:delText xml:space="preserve">difficult for models to anticipate unexpected geopolitical developments with high accuracy </w:delText>
        </w:r>
      </w:del>
      <w:ins w:id="566" w:author="Alexander Apartsin" w:date="2025-08-27T10:58:00Z" w16du:dateUtc="2025-08-27T07:58:00Z">
        <w:r w:rsidR="00C34E3A">
          <w:rPr>
            <w:sz w:val="24"/>
            <w:szCs w:val="24"/>
          </w:rPr>
          <w:t>challenging for models to anticipate unexpected geopolitical developments [37] accurately</w:t>
        </w:r>
      </w:ins>
      <w:del w:id="567" w:author="Alexander Apartsin" w:date="2025-08-27T10:58:00Z" w16du:dateUtc="2025-08-27T07:58:00Z">
        <w:r w:rsidRPr="00B7780B" w:rsidDel="00C34E3A">
          <w:rPr>
            <w:sz w:val="24"/>
            <w:szCs w:val="24"/>
          </w:rPr>
          <w:delText>[3</w:delText>
        </w:r>
      </w:del>
      <w:ins w:id="568" w:author="Ben Remez" w:date="2025-08-26T11:38:00Z" w16du:dateUtc="2025-08-26T08:38:00Z">
        <w:del w:id="569" w:author="Alexander Apartsin" w:date="2025-08-27T10:58:00Z" w16du:dateUtc="2025-08-27T07:58:00Z">
          <w:r w:rsidR="005C5A79" w:rsidDel="00C34E3A">
            <w:rPr>
              <w:sz w:val="24"/>
              <w:szCs w:val="24"/>
            </w:rPr>
            <w:delText>7</w:delText>
          </w:r>
        </w:del>
      </w:ins>
      <w:del w:id="570" w:author="Alexander Apartsin" w:date="2025-08-27T10:58:00Z" w16du:dateUtc="2025-08-27T07:58:00Z">
        <w:r w:rsidRPr="00B7780B" w:rsidDel="00C34E3A">
          <w:rPr>
            <w:sz w:val="24"/>
            <w:szCs w:val="24"/>
          </w:rPr>
          <w:delText>1]</w:delText>
        </w:r>
      </w:del>
      <w:r w:rsidRPr="00B7780B">
        <w:rPr>
          <w:sz w:val="24"/>
          <w:szCs w:val="24"/>
        </w:rPr>
        <w:t>.</w:t>
      </w:r>
    </w:p>
    <w:p w14:paraId="619723A3" w14:textId="0C68D854" w:rsidR="005C5EC6" w:rsidRDefault="005C5EC6" w:rsidP="005C5EC6">
      <w:pPr>
        <w:pStyle w:val="Heading2"/>
        <w:numPr>
          <w:ilvl w:val="1"/>
          <w:numId w:val="1"/>
        </w:numPr>
      </w:pPr>
      <w:bookmarkStart w:id="571" w:name="_Toc207062955"/>
      <w:r w:rsidRPr="005C5EC6">
        <w:t>Probabilistic Reasoning and Evidence-Based Forecasting</w:t>
      </w:r>
      <w:bookmarkEnd w:id="571"/>
    </w:p>
    <w:p w14:paraId="425A5766" w14:textId="2BFA42B8" w:rsidR="00B7780B" w:rsidRPr="00B7780B" w:rsidRDefault="00B7780B" w:rsidP="00C34E3A">
      <w:pPr>
        <w:ind w:firstLine="720"/>
        <w:jc w:val="both"/>
        <w:rPr>
          <w:sz w:val="24"/>
          <w:szCs w:val="24"/>
        </w:rPr>
        <w:pPrChange w:id="572" w:author="Alexander Apartsin" w:date="2025-08-27T10:59:00Z" w16du:dateUtc="2025-08-27T07:59:00Z">
          <w:pPr>
            <w:ind w:firstLine="720"/>
          </w:pPr>
        </w:pPrChange>
      </w:pPr>
      <w:r w:rsidRPr="00B7780B">
        <w:rPr>
          <w:sz w:val="24"/>
          <w:szCs w:val="24"/>
        </w:rPr>
        <w:t xml:space="preserve">Mapping qualitative certainty to quantitative probabilities is essential for effective communication and decision-making across various disciplines. Two prominent approaches in this domain are the Intergovernmental Panel on Climate Change (IPCC) uncertainty framework and Bayesian statistical methods. The IPCC approach to uncertainty relies on a calibrated language system that translates expert judgments into confidence levels and likelihood metrics, providing a structured yet heuristic-based framework for assessing risks. Unlike decision-theoretic models, which use Bayesian inference and optimization techniques, the IPCC primarily employs scenario-driven risk assessments, often without explicit probability distributions. While effective for communicating uncertainty, this method has limitations in quantifying deep uncertainty and ambiguity. Integrating </w:t>
      </w:r>
      <w:del w:id="573" w:author="Alexander Apartsin" w:date="2025-08-27T11:19:00Z" w16du:dateUtc="2025-08-27T08:19:00Z">
        <w:r w:rsidRPr="00B7780B" w:rsidDel="00BB7CFB">
          <w:rPr>
            <w:sz w:val="24"/>
            <w:szCs w:val="24"/>
          </w:rPr>
          <w:delText xml:space="preserve">6 </w:delText>
        </w:r>
      </w:del>
      <w:ins w:id="574" w:author="Alexander Apartsin" w:date="2025-08-27T11:19:00Z" w16du:dateUtc="2025-08-27T08:19:00Z">
        <w:r w:rsidR="00BB7CFB">
          <w:rPr>
            <w:sz w:val="24"/>
            <w:szCs w:val="24"/>
          </w:rPr>
          <w:t>six</w:t>
        </w:r>
        <w:r w:rsidR="00BB7CFB" w:rsidRPr="00B7780B">
          <w:rPr>
            <w:sz w:val="24"/>
            <w:szCs w:val="24"/>
          </w:rPr>
          <w:t xml:space="preserve"> </w:t>
        </w:r>
      </w:ins>
      <w:r w:rsidRPr="00B7780B">
        <w:rPr>
          <w:sz w:val="24"/>
          <w:szCs w:val="24"/>
        </w:rPr>
        <w:t xml:space="preserve">decision-theoretic approaches, such as robust control and max-min utility frameworks, could enhance the IPCC’s methodology for structured </w:t>
      </w:r>
      <w:r w:rsidRPr="00B7780B">
        <w:rPr>
          <w:sz w:val="24"/>
          <w:szCs w:val="24"/>
        </w:rPr>
        <w:lastRenderedPageBreak/>
        <w:t>decision-making across various domains beyond climate science [3</w:t>
      </w:r>
      <w:ins w:id="575" w:author="Ben Remez" w:date="2025-08-26T11:38:00Z" w16du:dateUtc="2025-08-26T08:38:00Z">
        <w:r w:rsidR="005C5A79">
          <w:rPr>
            <w:sz w:val="24"/>
            <w:szCs w:val="24"/>
          </w:rPr>
          <w:t>6</w:t>
        </w:r>
      </w:ins>
      <w:del w:id="576" w:author="Ben Remez" w:date="2025-08-26T09:56:00Z" w16du:dateUtc="2025-08-26T06:56:00Z">
        <w:r w:rsidRPr="00B7780B" w:rsidDel="005F07A2">
          <w:rPr>
            <w:sz w:val="24"/>
            <w:szCs w:val="24"/>
          </w:rPr>
          <w:delText>0</w:delText>
        </w:r>
      </w:del>
      <w:r w:rsidRPr="00B7780B">
        <w:rPr>
          <w:sz w:val="24"/>
          <w:szCs w:val="24"/>
        </w:rPr>
        <w:t>]. Fairfield and Charman [</w:t>
      </w:r>
      <w:r w:rsidR="005F07A2">
        <w:rPr>
          <w:sz w:val="24"/>
          <w:szCs w:val="24"/>
        </w:rPr>
        <w:t>1</w:t>
      </w:r>
      <w:r w:rsidR="007F038C">
        <w:rPr>
          <w:sz w:val="24"/>
          <w:szCs w:val="24"/>
        </w:rPr>
        <w:t>1</w:t>
      </w:r>
      <w:del w:id="577" w:author="Ben Remez" w:date="2025-08-26T09:54:00Z" w16du:dateUtc="2025-08-26T06:54:00Z">
        <w:r w:rsidRPr="00B7780B" w:rsidDel="005F07A2">
          <w:rPr>
            <w:sz w:val="24"/>
            <w:szCs w:val="24"/>
          </w:rPr>
          <w:delText>9</w:delText>
        </w:r>
      </w:del>
      <w:r w:rsidRPr="00B7780B">
        <w:rPr>
          <w:sz w:val="24"/>
          <w:szCs w:val="24"/>
        </w:rPr>
        <w:t>] propose a Bayesian approach to process tracing that systematically translates qualitative evidence into quantitative probabilities</w:t>
      </w:r>
      <w:del w:id="578" w:author="Alexander Apartsin" w:date="2025-08-27T11:24:00Z" w16du:dateUtc="2025-08-27T08:24:00Z">
        <w:r w:rsidRPr="00B7780B" w:rsidDel="000E388D">
          <w:rPr>
            <w:sz w:val="24"/>
            <w:szCs w:val="24"/>
          </w:rPr>
          <w:delText xml:space="preserve"> for</w:delText>
        </w:r>
      </w:del>
      <w:ins w:id="579" w:author="Alexander Apartsin" w:date="2025-08-27T11:24:00Z" w16du:dateUtc="2025-08-27T08:24:00Z">
        <w:r w:rsidR="000E388D">
          <w:rPr>
            <w:sz w:val="24"/>
            <w:szCs w:val="24"/>
          </w:rPr>
          <w:t>, thereby facilitating</w:t>
        </w:r>
      </w:ins>
      <w:r w:rsidRPr="00B7780B">
        <w:rPr>
          <w:sz w:val="24"/>
          <w:szCs w:val="24"/>
        </w:rPr>
        <w:t xml:space="preserve"> stronger causal inference. Their framework involves defining specific rival hypotheses, assigning prior probabilities based on background knowledge, and using logarithmic likelihood scales to evaluate new evidence. By applying Bayes' rule iteratively, researchers can refine their conclusions in a structured and transparent manner, reducing subjective biases in qualitative analysis. While effective, challenges remain in assigning numerical probabilities to complex qualitative data. </w:t>
      </w:r>
    </w:p>
    <w:p w14:paraId="4212AC2C" w14:textId="00510383" w:rsidR="005C5EC6" w:rsidRPr="00B7780B" w:rsidRDefault="00B7780B" w:rsidP="00C34E3A">
      <w:pPr>
        <w:jc w:val="both"/>
        <w:rPr>
          <w:sz w:val="24"/>
          <w:szCs w:val="24"/>
        </w:rPr>
        <w:pPrChange w:id="580" w:author="Alexander Apartsin" w:date="2025-08-27T10:59:00Z" w16du:dateUtc="2025-08-27T07:59:00Z">
          <w:pPr/>
        </w:pPrChange>
      </w:pPr>
      <w:r w:rsidRPr="00B7780B">
        <w:rPr>
          <w:sz w:val="24"/>
          <w:szCs w:val="24"/>
        </w:rPr>
        <w:t>Managing multiple sources of uncertainty is a fundamental challenge in structured decision models, requiring methodologies that balance ambiguity, conflicting data, and unknown probabilities. The Evidential Reasoning Approach [</w:t>
      </w:r>
      <w:r w:rsidR="007F038C">
        <w:rPr>
          <w:sz w:val="24"/>
          <w:szCs w:val="24"/>
        </w:rPr>
        <w:t>10</w:t>
      </w:r>
      <w:del w:id="581" w:author="Ben Remez" w:date="2025-08-26T09:54:00Z" w16du:dateUtc="2025-08-26T06:54:00Z">
        <w:r w:rsidRPr="00B7780B" w:rsidDel="005F07A2">
          <w:rPr>
            <w:sz w:val="24"/>
            <w:szCs w:val="24"/>
          </w:rPr>
          <w:delText>8</w:delText>
        </w:r>
      </w:del>
      <w:r w:rsidRPr="00B7780B">
        <w:rPr>
          <w:sz w:val="24"/>
          <w:szCs w:val="24"/>
        </w:rPr>
        <w:t xml:space="preserve">] addresses this by integrating qualitative and quantitative assessments through a belief structure, enabling a systematic aggregation of diverse evidence. </w:t>
      </w:r>
      <w:del w:id="582" w:author="Alexander Apartsin" w:date="2025-08-27T10:59:00Z" w16du:dateUtc="2025-08-27T07:59:00Z">
        <w:r w:rsidRPr="00B7780B" w:rsidDel="00C34E3A">
          <w:rPr>
            <w:sz w:val="24"/>
            <w:szCs w:val="24"/>
          </w:rPr>
          <w:delText>Dempster–Shafer Theory [</w:delText>
        </w:r>
        <w:r w:rsidR="007F038C" w:rsidDel="00C34E3A">
          <w:rPr>
            <w:sz w:val="24"/>
            <w:szCs w:val="24"/>
          </w:rPr>
          <w:delText>8</w:delText>
        </w:r>
        <w:r w:rsidRPr="00B7780B" w:rsidDel="00C34E3A">
          <w:rPr>
            <w:sz w:val="24"/>
            <w:szCs w:val="24"/>
          </w:rPr>
          <w:delText>6] extends Bayesian probability, allowing for</w:delText>
        </w:r>
      </w:del>
      <w:ins w:id="583" w:author="Alexander Apartsin" w:date="2025-08-27T10:59:00Z" w16du:dateUtc="2025-08-27T07:59:00Z">
        <w:r w:rsidR="00C34E3A">
          <w:rPr>
            <w:sz w:val="24"/>
            <w:szCs w:val="24"/>
          </w:rPr>
          <w:t>The Dempster–Shafer Theory [8] extends Bayesian probability, allowing</w:t>
        </w:r>
      </w:ins>
      <w:r w:rsidRPr="00B7780B">
        <w:rPr>
          <w:sz w:val="24"/>
          <w:szCs w:val="24"/>
        </w:rPr>
        <w:t xml:space="preserve"> the combination of multiple evidence sources to derive degrees of belief, making it particularly effective for handling incomplete or conflicting information. Meanwhile, Robust Decision-Making (RDM) [2</w:t>
      </w:r>
      <w:r w:rsidR="00025630">
        <w:rPr>
          <w:sz w:val="24"/>
          <w:szCs w:val="24"/>
        </w:rPr>
        <w:t>9</w:t>
      </w:r>
      <w:del w:id="584" w:author="Ben Remez" w:date="2025-08-26T10:43:00Z" w16du:dateUtc="2025-08-26T07:43:00Z">
        <w:r w:rsidRPr="00B7780B" w:rsidDel="005D08EE">
          <w:rPr>
            <w:sz w:val="24"/>
            <w:szCs w:val="24"/>
          </w:rPr>
          <w:delText>4</w:delText>
        </w:r>
      </w:del>
      <w:r w:rsidRPr="00B7780B">
        <w:rPr>
          <w:sz w:val="24"/>
          <w:szCs w:val="24"/>
        </w:rPr>
        <w:t xml:space="preserve">] evaluates strategies across a wide range of possible futures, ensuring resilience </w:t>
      </w:r>
      <w:del w:id="585" w:author="Alexander Apartsin" w:date="2025-08-27T10:59:00Z" w16du:dateUtc="2025-08-27T07:59:00Z">
        <w:r w:rsidRPr="00B7780B" w:rsidDel="00C34E3A">
          <w:rPr>
            <w:sz w:val="24"/>
            <w:szCs w:val="24"/>
          </w:rPr>
          <w:delText xml:space="preserve">under </w:delText>
        </w:r>
      </w:del>
      <w:ins w:id="586" w:author="Alexander Apartsin" w:date="2025-08-27T10:59:00Z" w16du:dateUtc="2025-08-27T07:59:00Z">
        <w:r w:rsidR="00C34E3A">
          <w:rPr>
            <w:sz w:val="24"/>
            <w:szCs w:val="24"/>
          </w:rPr>
          <w:t>in the face of</w:t>
        </w:r>
        <w:r w:rsidR="00C34E3A" w:rsidRPr="00B7780B">
          <w:rPr>
            <w:sz w:val="24"/>
            <w:szCs w:val="24"/>
          </w:rPr>
          <w:t xml:space="preserve"> </w:t>
        </w:r>
      </w:ins>
      <w:r w:rsidRPr="00B7780B">
        <w:rPr>
          <w:sz w:val="24"/>
          <w:szCs w:val="24"/>
        </w:rPr>
        <w:t xml:space="preserve">deep uncertainty. These approaches </w:t>
      </w:r>
      <w:del w:id="587" w:author="Alexander Apartsin" w:date="2025-08-27T10:59:00Z" w16du:dateUtc="2025-08-27T07:59:00Z">
        <w:r w:rsidRPr="00B7780B" w:rsidDel="00C34E3A">
          <w:rPr>
            <w:sz w:val="24"/>
            <w:szCs w:val="24"/>
          </w:rPr>
          <w:delText>provide structured, adaptive frameworks that enhance the reliability and robustness of decision</w:delText>
        </w:r>
        <w:r w:rsidDel="00C34E3A">
          <w:rPr>
            <w:sz w:val="24"/>
            <w:szCs w:val="24"/>
          </w:rPr>
          <w:delText>-</w:delText>
        </w:r>
        <w:r w:rsidRPr="00B7780B" w:rsidDel="00C34E3A">
          <w:rPr>
            <w:sz w:val="24"/>
            <w:szCs w:val="24"/>
          </w:rPr>
          <w:delText>making in complex,</w:delText>
        </w:r>
      </w:del>
      <w:ins w:id="588" w:author="Alexander Apartsin" w:date="2025-08-27T10:59:00Z" w16du:dateUtc="2025-08-27T07:59:00Z">
        <w:r w:rsidR="00C34E3A">
          <w:rPr>
            <w:sz w:val="24"/>
            <w:szCs w:val="24"/>
          </w:rPr>
          <w:t>offer structured, adaptive frameworks that enhance the reliability and robustness of decision-making in complex and</w:t>
        </w:r>
      </w:ins>
      <w:r w:rsidRPr="00B7780B">
        <w:rPr>
          <w:sz w:val="24"/>
          <w:szCs w:val="24"/>
        </w:rPr>
        <w:t xml:space="preserve"> uncertain environments. Traditional probabilistic forecasting models, such as ARIMA and Gaussian Processes, have long been the standard for time-series prediction, relying on statistical assumptions and structured historical data. In contrast, LLM-based structured inference leverages vast datasets and deep learning architectures to capture complex patterns and dependencies. While some studies suggest that LLMs struggle to outperform traditional models in computational efficiency [</w:t>
      </w:r>
      <w:r w:rsidR="005D08EE">
        <w:rPr>
          <w:sz w:val="24"/>
          <w:szCs w:val="24"/>
        </w:rPr>
        <w:t>3</w:t>
      </w:r>
      <w:r w:rsidR="00025630">
        <w:rPr>
          <w:sz w:val="24"/>
          <w:szCs w:val="24"/>
        </w:rPr>
        <w:t>3</w:t>
      </w:r>
      <w:del w:id="589" w:author="Ben Remez" w:date="2025-08-26T10:44:00Z" w16du:dateUtc="2025-08-26T07:44:00Z">
        <w:r w:rsidRPr="00B7780B" w:rsidDel="005D08EE">
          <w:rPr>
            <w:sz w:val="24"/>
            <w:szCs w:val="24"/>
          </w:rPr>
          <w:delText>2</w:delText>
        </w:r>
      </w:del>
      <w:del w:id="590" w:author="Ben Remez" w:date="2025-08-26T09:56:00Z" w16du:dateUtc="2025-08-26T06:56:00Z">
        <w:r w:rsidRPr="00B7780B" w:rsidDel="005F07A2">
          <w:rPr>
            <w:sz w:val="24"/>
            <w:szCs w:val="24"/>
          </w:rPr>
          <w:delText>8</w:delText>
        </w:r>
      </w:del>
      <w:r w:rsidRPr="00B7780B">
        <w:rPr>
          <w:sz w:val="24"/>
          <w:szCs w:val="24"/>
        </w:rPr>
        <w:t>], others highlight their potential to zero-shot extrapolate time series and achieve competitive or superior results without task-specific training [</w:t>
      </w:r>
      <w:r w:rsidRPr="005D08EE">
        <w:rPr>
          <w:rPrChange w:id="591" w:author="Ben Remez" w:date="2025-08-26T10:45:00Z" w16du:dateUtc="2025-08-26T07:45:00Z">
            <w:rPr>
              <w:sz w:val="24"/>
              <w:szCs w:val="24"/>
            </w:rPr>
          </w:rPrChange>
        </w:rPr>
        <w:t>1</w:t>
      </w:r>
      <w:r w:rsidR="00585859">
        <w:t>3</w:t>
      </w:r>
      <w:del w:id="592" w:author="Ben Remez" w:date="2025-08-26T09:54:00Z" w16du:dateUtc="2025-08-26T06:54:00Z">
        <w:r w:rsidRPr="005D08EE" w:rsidDel="005F07A2">
          <w:rPr>
            <w:rPrChange w:id="593" w:author="Ben Remez" w:date="2025-08-26T10:45:00Z" w16du:dateUtc="2025-08-26T07:45:00Z">
              <w:rPr>
                <w:sz w:val="24"/>
                <w:szCs w:val="24"/>
              </w:rPr>
            </w:rPrChange>
          </w:rPr>
          <w:delText>1</w:delText>
        </w:r>
      </w:del>
      <w:r w:rsidRPr="00B7780B">
        <w:rPr>
          <w:sz w:val="24"/>
          <w:szCs w:val="24"/>
        </w:rPr>
        <w:t>]. This indicates that while LLMs introduce new possibilities, they must be carefully evaluated against established models to justify their computational cost and effectiveness in structured decision-making.</w:t>
      </w:r>
    </w:p>
    <w:p w14:paraId="54B6D635" w14:textId="4829172C" w:rsidR="00B7780B" w:rsidDel="00C34E3A" w:rsidRDefault="00B7780B" w:rsidP="00B7780B">
      <w:pPr>
        <w:rPr>
          <w:del w:id="594" w:author="Alexander Apartsin" w:date="2025-08-27T11:00:00Z" w16du:dateUtc="2025-08-27T08:00:00Z"/>
        </w:rPr>
      </w:pPr>
    </w:p>
    <w:p w14:paraId="34A4C8DA" w14:textId="7DDAB3E4" w:rsidR="00B7780B" w:rsidRDefault="00B7780B" w:rsidP="00B7780B">
      <w:pPr>
        <w:pStyle w:val="Heading1"/>
        <w:numPr>
          <w:ilvl w:val="0"/>
          <w:numId w:val="1"/>
        </w:numPr>
        <w:ind w:left="357" w:hanging="357"/>
      </w:pPr>
      <w:bookmarkStart w:id="595" w:name="_Toc207062956"/>
      <w:del w:id="596" w:author="Alexander Apartsin" w:date="2025-08-27T11:25:00Z" w16du:dateUtc="2025-08-27T08:25:00Z">
        <w:r w:rsidRPr="00B7780B" w:rsidDel="00A65AAB">
          <w:delText>N</w:delText>
        </w:r>
      </w:del>
      <w:del w:id="597" w:author="Alexander Apartsin" w:date="2025-08-27T11:24:00Z" w16du:dateUtc="2025-08-27T08:24:00Z">
        <w:r w:rsidRPr="00B7780B" w:rsidDel="000E388D">
          <w:delText>ovelty</w:delText>
        </w:r>
      </w:del>
      <w:del w:id="598" w:author="Alexander Apartsin" w:date="2025-08-27T11:25:00Z" w16du:dateUtc="2025-08-27T08:25:00Z">
        <w:r w:rsidRPr="00B7780B" w:rsidDel="00A65AAB">
          <w:delText xml:space="preserve"> </w:delText>
        </w:r>
      </w:del>
      <w:del w:id="599" w:author="Alexander Apartsin" w:date="2025-08-27T11:26:00Z" w16du:dateUtc="2025-08-27T08:26:00Z">
        <w:r w:rsidRPr="00B7780B" w:rsidDel="00A65AAB">
          <w:delText xml:space="preserve">and </w:delText>
        </w:r>
      </w:del>
      <w:r w:rsidRPr="00B7780B">
        <w:t>Contributions of the Research</w:t>
      </w:r>
      <w:bookmarkEnd w:id="595"/>
    </w:p>
    <w:p w14:paraId="53FC9C2A" w14:textId="77777777" w:rsidR="00B7780B" w:rsidRPr="003E5877" w:rsidRDefault="00B7780B" w:rsidP="00C34E3A">
      <w:pPr>
        <w:ind w:firstLine="357"/>
        <w:jc w:val="both"/>
        <w:rPr>
          <w:sz w:val="24"/>
          <w:szCs w:val="24"/>
        </w:rPr>
        <w:pPrChange w:id="600" w:author="Alexander Apartsin" w:date="2025-08-27T10:59:00Z" w16du:dateUtc="2025-08-27T07:59:00Z">
          <w:pPr>
            <w:ind w:firstLine="357"/>
          </w:pPr>
        </w:pPrChange>
      </w:pPr>
      <w:r w:rsidRPr="003E5877">
        <w:rPr>
          <w:sz w:val="24"/>
          <w:szCs w:val="24"/>
        </w:rPr>
        <w:t xml:space="preserve">This research presents the first integration of Large Language Models (LLMs) with ACH-based structured reasoning for intelligence analysis. Unlike prior approaches that rely on manual processes or Bayesian networks, this study introduces an automated, scalable method for evaluating competing hypotheses using LLM-driven evidence extraction and probabilistic reasoning. </w:t>
      </w:r>
    </w:p>
    <w:p w14:paraId="1F1945D5" w14:textId="785E5BD0" w:rsidR="00B7780B" w:rsidRPr="003E5877" w:rsidRDefault="00B7780B" w:rsidP="00C34E3A">
      <w:pPr>
        <w:jc w:val="both"/>
        <w:rPr>
          <w:sz w:val="24"/>
          <w:szCs w:val="24"/>
        </w:rPr>
        <w:pPrChange w:id="601" w:author="Alexander Apartsin" w:date="2025-08-27T10:59:00Z" w16du:dateUtc="2025-08-27T07:59:00Z">
          <w:pPr/>
        </w:pPrChange>
      </w:pPr>
      <w:r w:rsidRPr="003E5877">
        <w:rPr>
          <w:sz w:val="24"/>
          <w:szCs w:val="24"/>
        </w:rPr>
        <w:t xml:space="preserve">A key innovation is the </w:t>
      </w:r>
      <w:del w:id="602" w:author="Alexander Apartsin" w:date="2025-08-27T10:59:00Z" w16du:dateUtc="2025-08-27T07:59:00Z">
        <w:r w:rsidRPr="003E5877" w:rsidDel="00C34E3A">
          <w:rPr>
            <w:sz w:val="24"/>
            <w:szCs w:val="24"/>
          </w:rPr>
          <w:delText xml:space="preserve">multiagent </w:delText>
        </w:r>
      </w:del>
      <w:ins w:id="603" w:author="Alexander Apartsin" w:date="2025-08-27T10:59:00Z" w16du:dateUtc="2025-08-27T07:59:00Z">
        <w:r w:rsidR="00C34E3A">
          <w:rPr>
            <w:sz w:val="24"/>
            <w:szCs w:val="24"/>
          </w:rPr>
          <w:t>multi-agent</w:t>
        </w:r>
        <w:r w:rsidR="00C34E3A" w:rsidRPr="003E5877">
          <w:rPr>
            <w:sz w:val="24"/>
            <w:szCs w:val="24"/>
          </w:rPr>
          <w:t xml:space="preserve"> </w:t>
        </w:r>
      </w:ins>
      <w:r w:rsidRPr="003E5877">
        <w:rPr>
          <w:sz w:val="24"/>
          <w:szCs w:val="24"/>
        </w:rPr>
        <w:t xml:space="preserve">LLM system, </w:t>
      </w:r>
      <w:del w:id="604" w:author="Alexander Apartsin" w:date="2025-08-27T11:24:00Z" w16du:dateUtc="2025-08-27T08:24:00Z">
        <w:r w:rsidRPr="003E5877" w:rsidDel="000E388D">
          <w:rPr>
            <w:sz w:val="24"/>
            <w:szCs w:val="24"/>
          </w:rPr>
          <w:delText xml:space="preserve">where specialized agents handle evidence retrieval, uncertainty estimation, and bias mitigation, </w:delText>
        </w:r>
      </w:del>
      <w:ins w:id="605" w:author="Alexander Apartsin" w:date="2025-08-27T11:24:00Z" w16du:dateUtc="2025-08-27T08:24:00Z">
        <w:r w:rsidR="000E388D">
          <w:rPr>
            <w:sz w:val="24"/>
            <w:szCs w:val="24"/>
          </w:rPr>
          <w:t xml:space="preserve">which utilizes specialized agents to handle evidence retrieval, uncertainty estimation, and bias mitigation, thereby </w:t>
        </w:r>
      </w:ins>
      <w:r w:rsidRPr="003E5877">
        <w:rPr>
          <w:sz w:val="24"/>
          <w:szCs w:val="24"/>
        </w:rPr>
        <w:t>enhancing both accuracy and transparency. Additionally, this study bridges the gap between unstructured intelligence text and structured probabilistic inference, allowing ACH to be applied dynamically to real-world intelligence streams.</w:t>
      </w:r>
    </w:p>
    <w:p w14:paraId="5DA33ED7" w14:textId="77777777" w:rsidR="00B7780B" w:rsidRPr="003E5877" w:rsidRDefault="00B7780B" w:rsidP="00B7780B">
      <w:pPr>
        <w:rPr>
          <w:sz w:val="24"/>
          <w:szCs w:val="24"/>
        </w:rPr>
      </w:pPr>
      <w:r w:rsidRPr="003E5877">
        <w:rPr>
          <w:sz w:val="24"/>
          <w:szCs w:val="24"/>
        </w:rPr>
        <w:lastRenderedPageBreak/>
        <w:t>To ensure rigorous evaluation, this research adapts the MIRAI benchmark, providing the first standardized testing framework for LLM-based ACH systems in event forecasting.</w:t>
      </w:r>
    </w:p>
    <w:p w14:paraId="2AE3507B" w14:textId="0C2AB660" w:rsidR="00B7780B" w:rsidRPr="003E5877" w:rsidRDefault="00B7780B" w:rsidP="00B7780B">
      <w:pPr>
        <w:rPr>
          <w:sz w:val="24"/>
          <w:szCs w:val="24"/>
        </w:rPr>
      </w:pPr>
      <w:r w:rsidRPr="003E5877">
        <w:rPr>
          <w:sz w:val="24"/>
          <w:szCs w:val="24"/>
        </w:rPr>
        <w:t>The key contributions of this research include:</w:t>
      </w:r>
    </w:p>
    <w:p w14:paraId="292DCCA9" w14:textId="2D16E368" w:rsidR="00B7780B" w:rsidRPr="003E5877" w:rsidRDefault="00B7780B" w:rsidP="00B7780B">
      <w:pPr>
        <w:pStyle w:val="ListParagraph"/>
        <w:numPr>
          <w:ilvl w:val="0"/>
          <w:numId w:val="2"/>
        </w:numPr>
        <w:rPr>
          <w:sz w:val="24"/>
          <w:szCs w:val="24"/>
        </w:rPr>
      </w:pPr>
      <w:r w:rsidRPr="003E5877">
        <w:rPr>
          <w:sz w:val="24"/>
          <w:szCs w:val="24"/>
        </w:rPr>
        <w:t>Automating ACH for Scalable Intelligence Analysis: Reduces manual workload and cognitive biases while enabling real-time, data-driven reasoning.</w:t>
      </w:r>
    </w:p>
    <w:p w14:paraId="6EC2F724" w14:textId="10E56953" w:rsidR="00B7780B" w:rsidRPr="003E5877" w:rsidRDefault="00B7780B" w:rsidP="00B7780B">
      <w:pPr>
        <w:pStyle w:val="ListParagraph"/>
        <w:numPr>
          <w:ilvl w:val="0"/>
          <w:numId w:val="2"/>
        </w:numPr>
        <w:rPr>
          <w:sz w:val="24"/>
          <w:szCs w:val="24"/>
        </w:rPr>
      </w:pPr>
      <w:r w:rsidRPr="003E5877">
        <w:rPr>
          <w:sz w:val="24"/>
          <w:szCs w:val="24"/>
        </w:rPr>
        <w:t>Multiagent LLM System for Structured Decision-Making: Introduces a specialized LLM-agent framework for evidence extraction, hypothesis ranking, and bias mitigation.</w:t>
      </w:r>
    </w:p>
    <w:p w14:paraId="0360599A" w14:textId="2DE545F7" w:rsidR="00B7780B" w:rsidRPr="003E5877" w:rsidRDefault="00B7780B" w:rsidP="00B7780B">
      <w:pPr>
        <w:pStyle w:val="ListParagraph"/>
        <w:numPr>
          <w:ilvl w:val="0"/>
          <w:numId w:val="2"/>
        </w:numPr>
        <w:rPr>
          <w:sz w:val="24"/>
          <w:szCs w:val="24"/>
        </w:rPr>
      </w:pPr>
      <w:r w:rsidRPr="003E5877">
        <w:rPr>
          <w:sz w:val="24"/>
          <w:szCs w:val="24"/>
        </w:rPr>
        <w:t>Probabilistic Evidence Scoring: Maps qualitative intelligence data to structured probability assessments, improving reliability and transparency.</w:t>
      </w:r>
    </w:p>
    <w:p w14:paraId="64849381" w14:textId="3E81966B" w:rsidR="00B7780B" w:rsidRPr="003E5877" w:rsidRDefault="00B7780B" w:rsidP="00B7780B">
      <w:pPr>
        <w:pStyle w:val="ListParagraph"/>
        <w:numPr>
          <w:ilvl w:val="0"/>
          <w:numId w:val="2"/>
        </w:numPr>
        <w:rPr>
          <w:sz w:val="24"/>
          <w:szCs w:val="24"/>
        </w:rPr>
      </w:pPr>
      <w:r w:rsidRPr="003E5877">
        <w:rPr>
          <w:sz w:val="24"/>
          <w:szCs w:val="24"/>
        </w:rPr>
        <w:t>Scalable Evaluation Benchmark: Adapts the MIRAI dataset as a proxy for ACH evaluation, addressing the lack of standardized intelligence benchmarks.</w:t>
      </w:r>
    </w:p>
    <w:p w14:paraId="2745BE84" w14:textId="3E0C6D74" w:rsidR="00983233" w:rsidRDefault="00983233" w:rsidP="003E5877">
      <w:pPr>
        <w:pStyle w:val="Heading1"/>
        <w:numPr>
          <w:ilvl w:val="0"/>
          <w:numId w:val="1"/>
        </w:numPr>
        <w:ind w:left="357" w:hanging="357"/>
        <w:rPr>
          <w:ins w:id="606" w:author="Ben Remez" w:date="2025-08-24T21:49:00Z" w16du:dateUtc="2025-08-24T18:49:00Z"/>
        </w:rPr>
      </w:pPr>
      <w:bookmarkStart w:id="607" w:name="_Toc207062957"/>
      <w:ins w:id="608" w:author="Ben Remez" w:date="2025-08-24T21:49:00Z" w16du:dateUtc="2025-08-24T18:49:00Z">
        <w:r>
          <w:t xml:space="preserve">Technologies </w:t>
        </w:r>
      </w:ins>
      <w:ins w:id="609" w:author="Ben Remez" w:date="2025-08-26T00:08:00Z" w16du:dateUtc="2025-08-25T21:08:00Z">
        <w:r w:rsidR="00923F48">
          <w:t>and Alg</w:t>
        </w:r>
      </w:ins>
      <w:ins w:id="610" w:author="Ben Remez" w:date="2025-08-26T00:09:00Z" w16du:dateUtc="2025-08-25T21:09:00Z">
        <w:r w:rsidR="00923F48">
          <w:t>o</w:t>
        </w:r>
      </w:ins>
      <w:ins w:id="611" w:author="Ben Remez" w:date="2025-08-26T00:08:00Z" w16du:dateUtc="2025-08-25T21:08:00Z">
        <w:r w:rsidR="00923F48">
          <w:t>r</w:t>
        </w:r>
      </w:ins>
      <w:ins w:id="612" w:author="Ben Remez" w:date="2025-08-26T00:09:00Z" w16du:dateUtc="2025-08-25T21:09:00Z">
        <w:r w:rsidR="00923F48">
          <w:t xml:space="preserve">ithms </w:t>
        </w:r>
      </w:ins>
      <w:ins w:id="613" w:author="Ben Remez" w:date="2025-08-24T21:49:00Z" w16du:dateUtc="2025-08-24T18:49:00Z">
        <w:r>
          <w:t>Used</w:t>
        </w:r>
        <w:bookmarkEnd w:id="607"/>
      </w:ins>
    </w:p>
    <w:p w14:paraId="32463F62" w14:textId="5D0E3C39" w:rsidR="00983233" w:rsidRDefault="00983233" w:rsidP="00983233">
      <w:pPr>
        <w:pStyle w:val="Heading2"/>
        <w:numPr>
          <w:ilvl w:val="1"/>
          <w:numId w:val="1"/>
        </w:numPr>
        <w:rPr>
          <w:ins w:id="614" w:author="Ben Remez" w:date="2025-08-24T21:50:00Z" w16du:dateUtc="2025-08-24T18:50:00Z"/>
        </w:rPr>
      </w:pPr>
      <w:bookmarkStart w:id="615" w:name="_Toc207062958"/>
      <w:ins w:id="616" w:author="Ben Remez" w:date="2025-08-24T21:50:00Z" w16du:dateUtc="2025-08-24T18:50:00Z">
        <w:r>
          <w:t>LangChain</w:t>
        </w:r>
        <w:bookmarkEnd w:id="615"/>
      </w:ins>
    </w:p>
    <w:p w14:paraId="70B67892" w14:textId="240012AF" w:rsidR="00983233" w:rsidRPr="0064285A" w:rsidRDefault="00983233" w:rsidP="00C34E3A">
      <w:pPr>
        <w:ind w:left="357" w:firstLine="363"/>
        <w:jc w:val="both"/>
        <w:rPr>
          <w:ins w:id="617" w:author="Ben Remez" w:date="2025-08-24T21:58:00Z" w16du:dateUtc="2025-08-24T18:58:00Z"/>
          <w:sz w:val="24"/>
          <w:szCs w:val="24"/>
          <w:rPrChange w:id="618" w:author="Ben Remez" w:date="2025-08-25T12:13:00Z" w16du:dateUtc="2025-08-25T09:13:00Z">
            <w:rPr>
              <w:ins w:id="619" w:author="Ben Remez" w:date="2025-08-24T21:58:00Z" w16du:dateUtc="2025-08-24T18:58:00Z"/>
            </w:rPr>
          </w:rPrChange>
        </w:rPr>
        <w:pPrChange w:id="620" w:author="Alexander Apartsin" w:date="2025-08-27T11:00:00Z" w16du:dateUtc="2025-08-27T08:00:00Z">
          <w:pPr>
            <w:ind w:left="357"/>
          </w:pPr>
        </w:pPrChange>
      </w:pPr>
      <w:ins w:id="621" w:author="Ben Remez" w:date="2025-08-24T21:50:00Z" w16du:dateUtc="2025-08-24T18:50:00Z">
        <w:del w:id="622" w:author="Alexander Apartsin" w:date="2025-08-27T11:00:00Z" w16du:dateUtc="2025-08-27T08:00:00Z">
          <w:r w:rsidRPr="0064285A" w:rsidDel="00C34E3A">
            <w:rPr>
              <w:sz w:val="24"/>
              <w:szCs w:val="24"/>
              <w:rPrChange w:id="623" w:author="Ben Remez" w:date="2025-08-25T12:13:00Z" w16du:dateUtc="2025-08-25T09:13:00Z">
                <w:rPr/>
              </w:rPrChange>
            </w:rPr>
            <w:delText>Langchain</w:delText>
          </w:r>
        </w:del>
      </w:ins>
      <w:ins w:id="624" w:author="Alexander Apartsin" w:date="2025-08-27T11:00:00Z" w16du:dateUtc="2025-08-27T08:00:00Z">
        <w:r w:rsidR="00C34E3A" w:rsidRPr="00C34E3A">
          <w:rPr>
            <w:sz w:val="24"/>
            <w:szCs w:val="24"/>
          </w:rPr>
          <w:t>LangChain</w:t>
        </w:r>
      </w:ins>
      <w:ins w:id="625" w:author="Ben Remez" w:date="2025-08-24T21:50:00Z" w16du:dateUtc="2025-08-24T18:50:00Z">
        <w:r w:rsidRPr="0064285A">
          <w:rPr>
            <w:sz w:val="24"/>
            <w:szCs w:val="24"/>
            <w:rPrChange w:id="626" w:author="Ben Remez" w:date="2025-08-25T12:13:00Z" w16du:dateUtc="2025-08-25T09:13:00Z">
              <w:rPr/>
            </w:rPrChange>
          </w:rPr>
          <w:t xml:space="preserve"> </w:t>
        </w:r>
      </w:ins>
      <w:ins w:id="627" w:author="Ben Remez" w:date="2025-08-24T21:51:00Z" w16du:dateUtc="2025-08-24T18:51:00Z">
        <w:r w:rsidRPr="0064285A">
          <w:rPr>
            <w:sz w:val="24"/>
            <w:szCs w:val="24"/>
            <w:rPrChange w:id="628" w:author="Ben Remez" w:date="2025-08-25T12:13:00Z" w16du:dateUtc="2025-08-25T09:13:00Z">
              <w:rPr/>
            </w:rPrChange>
          </w:rPr>
          <w:t xml:space="preserve">is a widely adopted open-source framework designed for orchestrating large language model (LLM) applications. It offers a modular and composable architecture that enables seamless chaining of </w:t>
        </w:r>
      </w:ins>
      <w:ins w:id="629" w:author="Ben Remez" w:date="2025-08-24T21:52:00Z" w16du:dateUtc="2025-08-24T18:52:00Z">
        <w:r w:rsidRPr="0064285A">
          <w:rPr>
            <w:sz w:val="24"/>
            <w:szCs w:val="24"/>
            <w:rPrChange w:id="630" w:author="Ben Remez" w:date="2025-08-25T12:13:00Z" w16du:dateUtc="2025-08-25T09:13:00Z">
              <w:rPr/>
            </w:rPrChange>
          </w:rPr>
          <w:t>LLMs, retrievers, prompt templates, and other utility components. Its structure facilitates rapid prototyping, provider-agnostic integration, and structured orchestration of complex AI workflows</w:t>
        </w:r>
      </w:ins>
      <w:ins w:id="631" w:author="Ben Remez" w:date="2025-08-24T22:00:00Z" w16du:dateUtc="2025-08-24T19:00:00Z">
        <w:r w:rsidR="00C85DF5" w:rsidRPr="0064285A">
          <w:rPr>
            <w:sz w:val="24"/>
            <w:szCs w:val="24"/>
            <w:rPrChange w:id="632" w:author="Ben Remez" w:date="2025-08-25T12:13:00Z" w16du:dateUtc="2025-08-25T09:13:00Z">
              <w:rPr/>
            </w:rPrChange>
          </w:rPr>
          <w:t xml:space="preserve"> [</w:t>
        </w:r>
      </w:ins>
      <w:ins w:id="633" w:author="Ben Remez" w:date="2025-08-26T11:16:00Z" w16du:dateUtc="2025-08-26T08:16:00Z">
        <w:r w:rsidR="0002139B">
          <w:rPr>
            <w:sz w:val="24"/>
            <w:szCs w:val="24"/>
          </w:rPr>
          <w:t>19</w:t>
        </w:r>
      </w:ins>
      <w:ins w:id="634" w:author="Ben Remez" w:date="2025-08-24T22:00:00Z" w16du:dateUtc="2025-08-24T19:00:00Z">
        <w:r w:rsidR="00C85DF5" w:rsidRPr="0064285A">
          <w:rPr>
            <w:sz w:val="24"/>
            <w:szCs w:val="24"/>
            <w:rPrChange w:id="635" w:author="Ben Remez" w:date="2025-08-25T12:13:00Z" w16du:dateUtc="2025-08-25T09:13:00Z">
              <w:rPr/>
            </w:rPrChange>
          </w:rPr>
          <w:t>]</w:t>
        </w:r>
      </w:ins>
      <w:ins w:id="636" w:author="Ben Remez" w:date="2025-08-24T21:52:00Z" w16du:dateUtc="2025-08-24T18:52:00Z">
        <w:r w:rsidRPr="0064285A">
          <w:rPr>
            <w:sz w:val="24"/>
            <w:szCs w:val="24"/>
            <w:rPrChange w:id="637" w:author="Ben Remez" w:date="2025-08-25T12:13:00Z" w16du:dateUtc="2025-08-25T09:13:00Z">
              <w:rPr/>
            </w:rPrChange>
          </w:rPr>
          <w:t>.</w:t>
        </w:r>
      </w:ins>
    </w:p>
    <w:p w14:paraId="7558348B" w14:textId="07AE240D" w:rsidR="00C85DF5" w:rsidRPr="0064285A" w:rsidRDefault="00C85DF5" w:rsidP="00C34E3A">
      <w:pPr>
        <w:ind w:left="357"/>
        <w:jc w:val="both"/>
        <w:rPr>
          <w:ins w:id="638" w:author="Ben Remez" w:date="2025-08-24T22:00:00Z" w16du:dateUtc="2025-08-24T19:00:00Z"/>
          <w:sz w:val="24"/>
          <w:szCs w:val="24"/>
          <w:rPrChange w:id="639" w:author="Ben Remez" w:date="2025-08-25T12:13:00Z" w16du:dateUtc="2025-08-25T09:13:00Z">
            <w:rPr>
              <w:ins w:id="640" w:author="Ben Remez" w:date="2025-08-24T22:00:00Z" w16du:dateUtc="2025-08-24T19:00:00Z"/>
            </w:rPr>
          </w:rPrChange>
        </w:rPr>
        <w:pPrChange w:id="641" w:author="Alexander Apartsin" w:date="2025-08-27T11:00:00Z" w16du:dateUtc="2025-08-27T08:00:00Z">
          <w:pPr>
            <w:ind w:left="357"/>
          </w:pPr>
        </w:pPrChange>
      </w:pPr>
      <w:ins w:id="642" w:author="Ben Remez" w:date="2025-08-24T22:00:00Z" w16du:dateUtc="2025-08-24T19:00:00Z">
        <w:r w:rsidRPr="0064285A">
          <w:rPr>
            <w:sz w:val="24"/>
            <w:szCs w:val="24"/>
            <w:rPrChange w:id="643" w:author="Ben Remez" w:date="2025-08-25T12:13:00Z" w16du:dateUtc="2025-08-25T09:13:00Z">
              <w:rPr/>
            </w:rPrChange>
          </w:rPr>
          <w:t xml:space="preserve">The advantages of </w:t>
        </w:r>
        <w:del w:id="644" w:author="Alexander Apartsin" w:date="2025-08-27T11:00:00Z" w16du:dateUtc="2025-08-27T08:00:00Z">
          <w:r w:rsidRPr="0064285A" w:rsidDel="00C34E3A">
            <w:rPr>
              <w:sz w:val="24"/>
              <w:szCs w:val="24"/>
              <w:rPrChange w:id="645" w:author="Ben Remez" w:date="2025-08-25T12:13:00Z" w16du:dateUtc="2025-08-25T09:13:00Z">
                <w:rPr/>
              </w:rPrChange>
            </w:rPr>
            <w:delText>Langchain</w:delText>
          </w:r>
        </w:del>
      </w:ins>
      <w:ins w:id="646" w:author="Alexander Apartsin" w:date="2025-08-27T11:00:00Z" w16du:dateUtc="2025-08-27T08:00:00Z">
        <w:r w:rsidR="00C34E3A" w:rsidRPr="00C34E3A">
          <w:rPr>
            <w:sz w:val="24"/>
            <w:szCs w:val="24"/>
          </w:rPr>
          <w:t>LangChain</w:t>
        </w:r>
      </w:ins>
      <w:ins w:id="647" w:author="Ben Remez" w:date="2025-08-24T22:00:00Z" w16du:dateUtc="2025-08-24T19:00:00Z">
        <w:r w:rsidRPr="0064285A">
          <w:rPr>
            <w:sz w:val="24"/>
            <w:szCs w:val="24"/>
            <w:rPrChange w:id="648" w:author="Ben Remez" w:date="2025-08-25T12:13:00Z" w16du:dateUtc="2025-08-25T09:13:00Z">
              <w:rPr/>
            </w:rPrChange>
          </w:rPr>
          <w:t>:</w:t>
        </w:r>
      </w:ins>
    </w:p>
    <w:p w14:paraId="02138C1E" w14:textId="7C0FEA8A" w:rsidR="00C85DF5" w:rsidRPr="0064285A" w:rsidRDefault="00C85DF5" w:rsidP="00C34E3A">
      <w:pPr>
        <w:ind w:left="357"/>
        <w:jc w:val="both"/>
        <w:rPr>
          <w:ins w:id="649" w:author="Ben Remez" w:date="2025-08-24T22:03:00Z" w16du:dateUtc="2025-08-24T19:03:00Z"/>
          <w:sz w:val="24"/>
          <w:szCs w:val="24"/>
          <w:rPrChange w:id="650" w:author="Ben Remez" w:date="2025-08-25T12:13:00Z" w16du:dateUtc="2025-08-25T09:13:00Z">
            <w:rPr>
              <w:ins w:id="651" w:author="Ben Remez" w:date="2025-08-24T22:03:00Z" w16du:dateUtc="2025-08-24T19:03:00Z"/>
            </w:rPr>
          </w:rPrChange>
        </w:rPr>
        <w:pPrChange w:id="652" w:author="Alexander Apartsin" w:date="2025-08-27T11:00:00Z" w16du:dateUtc="2025-08-27T08:00:00Z">
          <w:pPr>
            <w:ind w:left="357"/>
          </w:pPr>
        </w:pPrChange>
      </w:pPr>
      <w:proofErr w:type="spellStart"/>
      <w:ins w:id="653" w:author="Ben Remez" w:date="2025-08-24T22:00:00Z" w16du:dateUtc="2025-08-24T19:00:00Z">
        <w:r w:rsidRPr="0064285A">
          <w:rPr>
            <w:sz w:val="24"/>
            <w:szCs w:val="24"/>
            <w:rPrChange w:id="654" w:author="Ben Remez" w:date="2025-08-25T12:13:00Z" w16du:dateUtc="2025-08-25T09:13:00Z">
              <w:rPr/>
            </w:rPrChange>
          </w:rPr>
          <w:t>LangChain’s</w:t>
        </w:r>
        <w:proofErr w:type="spellEnd"/>
        <w:r w:rsidRPr="0064285A">
          <w:rPr>
            <w:sz w:val="24"/>
            <w:szCs w:val="24"/>
            <w:rPrChange w:id="655" w:author="Ben Remez" w:date="2025-08-25T12:13:00Z" w16du:dateUtc="2025-08-25T09:13:00Z">
              <w:rPr/>
            </w:rPrChange>
          </w:rPr>
          <w:t xml:space="preserve"> primary strength lies in its flexibility and mo</w:t>
        </w:r>
      </w:ins>
      <w:ins w:id="656" w:author="Ben Remez" w:date="2025-08-24T22:01:00Z" w16du:dateUtc="2025-08-24T19:01:00Z">
        <w:r w:rsidRPr="0064285A">
          <w:rPr>
            <w:sz w:val="24"/>
            <w:szCs w:val="24"/>
            <w:rPrChange w:id="657" w:author="Ben Remez" w:date="2025-08-25T12:13:00Z" w16du:dateUtc="2025-08-25T09:13:00Z">
              <w:rPr/>
            </w:rPrChange>
          </w:rPr>
          <w:t xml:space="preserve">dularity. Its standardized interfaces allow </w:t>
        </w:r>
        <w:del w:id="658" w:author="Alexander Apartsin" w:date="2025-08-27T11:00:00Z" w16du:dateUtc="2025-08-27T08:00:00Z">
          <w:r w:rsidRPr="0064285A" w:rsidDel="00C34E3A">
            <w:rPr>
              <w:sz w:val="24"/>
              <w:szCs w:val="24"/>
              <w:rPrChange w:id="659" w:author="Ben Remez" w:date="2025-08-25T12:13:00Z" w16du:dateUtc="2025-08-25T09:13:00Z">
                <w:rPr/>
              </w:rPrChange>
            </w:rPr>
            <w:delText xml:space="preserve">easy integration of different LLMs, retrieval systems, and data sources without </w:delText>
          </w:r>
        </w:del>
      </w:ins>
      <w:ins w:id="660" w:author="Alexander Apartsin" w:date="2025-08-27T11:00:00Z" w16du:dateUtc="2025-08-27T08:00:00Z">
        <w:r w:rsidR="00C34E3A">
          <w:rPr>
            <w:sz w:val="24"/>
            <w:szCs w:val="24"/>
          </w:rPr>
          <w:t xml:space="preserve">for the easy integration of different LLMs, retrieval systems, and data sources without requiring </w:t>
        </w:r>
      </w:ins>
      <w:ins w:id="661" w:author="Ben Remez" w:date="2025-08-24T22:01:00Z" w16du:dateUtc="2025-08-24T19:01:00Z">
        <w:r w:rsidRPr="0064285A">
          <w:rPr>
            <w:sz w:val="24"/>
            <w:szCs w:val="24"/>
            <w:rPrChange w:id="662" w:author="Ben Remez" w:date="2025-08-25T12:13:00Z" w16du:dateUtc="2025-08-25T09:13:00Z">
              <w:rPr/>
            </w:rPrChange>
          </w:rPr>
          <w:t>significant refactoring. This adaptability accelerates the development of Retrieval-Augment</w:t>
        </w:r>
      </w:ins>
      <w:ins w:id="663" w:author="Ben Remez" w:date="2025-08-24T22:02:00Z" w16du:dateUtc="2025-08-24T19:02:00Z">
        <w:r w:rsidRPr="0064285A">
          <w:rPr>
            <w:sz w:val="24"/>
            <w:szCs w:val="24"/>
            <w:rPrChange w:id="664" w:author="Ben Remez" w:date="2025-08-25T12:13:00Z" w16du:dateUtc="2025-08-25T09:13:00Z">
              <w:rPr/>
            </w:rPrChange>
          </w:rPr>
          <w:t xml:space="preserve">ed Generation (RAG) systems and supports efficient prompt chaining for complex </w:t>
        </w:r>
        <w:del w:id="665" w:author="Alexander Apartsin" w:date="2025-08-27T11:00:00Z" w16du:dateUtc="2025-08-27T08:00:00Z">
          <w:r w:rsidRPr="0064285A" w:rsidDel="00C34E3A">
            <w:rPr>
              <w:sz w:val="24"/>
              <w:szCs w:val="24"/>
              <w:rPrChange w:id="666" w:author="Ben Remez" w:date="2025-08-25T12:13:00Z" w16du:dateUtc="2025-08-25T09:13:00Z">
                <w:rPr/>
              </w:rPrChange>
            </w:rPr>
            <w:delText>multi step</w:delText>
          </w:r>
        </w:del>
      </w:ins>
      <w:ins w:id="667" w:author="Alexander Apartsin" w:date="2025-08-27T11:00:00Z" w16du:dateUtc="2025-08-27T08:00:00Z">
        <w:r w:rsidR="00C34E3A">
          <w:rPr>
            <w:sz w:val="24"/>
            <w:szCs w:val="24"/>
          </w:rPr>
          <w:t>multi-step</w:t>
        </w:r>
      </w:ins>
      <w:ins w:id="668" w:author="Ben Remez" w:date="2025-08-24T22:02:00Z" w16du:dateUtc="2025-08-24T19:02:00Z">
        <w:r w:rsidRPr="0064285A">
          <w:rPr>
            <w:sz w:val="24"/>
            <w:szCs w:val="24"/>
            <w:rPrChange w:id="669" w:author="Ben Remez" w:date="2025-08-25T12:13:00Z" w16du:dateUtc="2025-08-25T09:13:00Z">
              <w:rPr/>
            </w:rPrChange>
          </w:rPr>
          <w:t xml:space="preserve"> tasks. Furthermore, its rich ecosystem of integrations enables developers to leverage a wide variety of embedding providers, vector databases</w:t>
        </w:r>
      </w:ins>
      <w:ins w:id="670" w:author="Ben Remez" w:date="2025-08-24T22:03:00Z" w16du:dateUtc="2025-08-24T19:03:00Z">
        <w:r w:rsidRPr="0064285A">
          <w:rPr>
            <w:sz w:val="24"/>
            <w:szCs w:val="24"/>
            <w:rPrChange w:id="671" w:author="Ben Remez" w:date="2025-08-25T12:13:00Z" w16du:dateUtc="2025-08-25T09:13:00Z">
              <w:rPr/>
            </w:rPrChange>
          </w:rPr>
          <w:t>, and APIs, making it a robust foundation for building scalable and maintainable AI pipelines</w:t>
        </w:r>
      </w:ins>
      <w:ins w:id="672" w:author="Ben Remez" w:date="2025-08-26T10:11:00Z" w16du:dateUtc="2025-08-26T07:11:00Z">
        <w:r w:rsidR="00146F03">
          <w:rPr>
            <w:sz w:val="24"/>
            <w:szCs w:val="24"/>
          </w:rPr>
          <w:t xml:space="preserve"> [</w:t>
        </w:r>
      </w:ins>
      <w:ins w:id="673" w:author="Ben Remez" w:date="2025-08-26T11:29:00Z" w16du:dateUtc="2025-08-26T08:29:00Z">
        <w:r w:rsidR="005E2D5F">
          <w:rPr>
            <w:sz w:val="24"/>
            <w:szCs w:val="24"/>
          </w:rPr>
          <w:t>20</w:t>
        </w:r>
      </w:ins>
      <w:ins w:id="674" w:author="Ben Remez" w:date="2025-08-26T10:11:00Z" w16du:dateUtc="2025-08-26T07:11:00Z">
        <w:r w:rsidR="00146F03">
          <w:rPr>
            <w:sz w:val="24"/>
            <w:szCs w:val="24"/>
          </w:rPr>
          <w:t>]</w:t>
        </w:r>
      </w:ins>
      <w:ins w:id="675" w:author="Ben Remez" w:date="2025-08-24T22:03:00Z" w16du:dateUtc="2025-08-24T19:03:00Z">
        <w:r w:rsidRPr="0064285A">
          <w:rPr>
            <w:sz w:val="24"/>
            <w:szCs w:val="24"/>
            <w:rPrChange w:id="676" w:author="Ben Remez" w:date="2025-08-25T12:13:00Z" w16du:dateUtc="2025-08-25T09:13:00Z">
              <w:rPr/>
            </w:rPrChange>
          </w:rPr>
          <w:t>.</w:t>
        </w:r>
      </w:ins>
    </w:p>
    <w:p w14:paraId="6431AF84" w14:textId="42F78E26" w:rsidR="00C85DF5" w:rsidRDefault="00C85DF5" w:rsidP="00C85DF5">
      <w:pPr>
        <w:pStyle w:val="Heading2"/>
        <w:numPr>
          <w:ilvl w:val="1"/>
          <w:numId w:val="1"/>
        </w:numPr>
        <w:rPr>
          <w:ins w:id="677" w:author="Ben Remez" w:date="2025-08-24T22:03:00Z" w16du:dateUtc="2025-08-24T19:03:00Z"/>
        </w:rPr>
      </w:pPr>
      <w:bookmarkStart w:id="678" w:name="_Toc207062959"/>
      <w:ins w:id="679" w:author="Ben Remez" w:date="2025-08-24T22:03:00Z" w16du:dateUtc="2025-08-24T19:03:00Z">
        <w:r>
          <w:t>Weaviate</w:t>
        </w:r>
        <w:bookmarkEnd w:id="678"/>
      </w:ins>
    </w:p>
    <w:p w14:paraId="6786A489" w14:textId="0CA5467C" w:rsidR="00C85DF5" w:rsidRPr="0064285A" w:rsidRDefault="00C85DF5" w:rsidP="00C34E3A">
      <w:pPr>
        <w:ind w:left="357" w:firstLine="363"/>
        <w:jc w:val="both"/>
        <w:rPr>
          <w:ins w:id="680" w:author="Ben Remez" w:date="2025-08-24T22:04:00Z" w16du:dateUtc="2025-08-24T19:04:00Z"/>
          <w:sz w:val="24"/>
          <w:szCs w:val="24"/>
          <w:rPrChange w:id="681" w:author="Ben Remez" w:date="2025-08-25T12:13:00Z" w16du:dateUtc="2025-08-25T09:13:00Z">
            <w:rPr>
              <w:ins w:id="682" w:author="Ben Remez" w:date="2025-08-24T22:04:00Z" w16du:dateUtc="2025-08-24T19:04:00Z"/>
            </w:rPr>
          </w:rPrChange>
        </w:rPr>
        <w:pPrChange w:id="683" w:author="Alexander Apartsin" w:date="2025-08-27T11:00:00Z" w16du:dateUtc="2025-08-27T08:00:00Z">
          <w:pPr>
            <w:ind w:left="357"/>
          </w:pPr>
        </w:pPrChange>
      </w:pPr>
      <w:ins w:id="684" w:author="Ben Remez" w:date="2025-08-24T22:03:00Z" w16du:dateUtc="2025-08-24T19:03:00Z">
        <w:r w:rsidRPr="0064285A">
          <w:rPr>
            <w:sz w:val="24"/>
            <w:szCs w:val="24"/>
            <w:rPrChange w:id="685" w:author="Ben Remez" w:date="2025-08-25T12:13:00Z" w16du:dateUtc="2025-08-25T09:13:00Z">
              <w:rPr/>
            </w:rPrChange>
          </w:rPr>
          <w:t>Weaviate is a production-ready, open-source vector database optimized</w:t>
        </w:r>
      </w:ins>
      <w:ins w:id="686" w:author="Ben Remez" w:date="2025-08-24T22:04:00Z" w16du:dateUtc="2025-08-24T19:04:00Z">
        <w:r w:rsidRPr="0064285A">
          <w:rPr>
            <w:sz w:val="24"/>
            <w:szCs w:val="24"/>
            <w:rPrChange w:id="687" w:author="Ben Remez" w:date="2025-08-25T12:13:00Z" w16du:dateUtc="2025-08-25T09:13:00Z">
              <w:rPr/>
            </w:rPrChange>
          </w:rPr>
          <w:t xml:space="preserve"> for high-dimensional vector searches. It enables efficient storage and retrieval of semantic embeddings, making it ideal for powering high-throughput RAG pipelines</w:t>
        </w:r>
      </w:ins>
      <w:ins w:id="688" w:author="Ben Remez" w:date="2025-08-25T11:24:00Z" w16du:dateUtc="2025-08-25T08:24:00Z">
        <w:r w:rsidR="00B512CB" w:rsidRPr="0064285A">
          <w:rPr>
            <w:sz w:val="24"/>
            <w:szCs w:val="24"/>
            <w:rPrChange w:id="689" w:author="Ben Remez" w:date="2025-08-25T12:13:00Z" w16du:dateUtc="2025-08-25T09:13:00Z">
              <w:rPr/>
            </w:rPrChange>
          </w:rPr>
          <w:t xml:space="preserve"> [3</w:t>
        </w:r>
      </w:ins>
      <w:ins w:id="690" w:author="Ben Remez" w:date="2025-08-26T11:38:00Z" w16du:dateUtc="2025-08-26T08:38:00Z">
        <w:r w:rsidR="005C5A79">
          <w:rPr>
            <w:sz w:val="24"/>
            <w:szCs w:val="24"/>
          </w:rPr>
          <w:t>4</w:t>
        </w:r>
      </w:ins>
      <w:ins w:id="691" w:author="Ben Remez" w:date="2025-08-25T11:24:00Z" w16du:dateUtc="2025-08-25T08:24:00Z">
        <w:r w:rsidR="00B512CB" w:rsidRPr="0064285A">
          <w:rPr>
            <w:sz w:val="24"/>
            <w:szCs w:val="24"/>
            <w:rPrChange w:id="692" w:author="Ben Remez" w:date="2025-08-25T12:13:00Z" w16du:dateUtc="2025-08-25T09:13:00Z">
              <w:rPr/>
            </w:rPrChange>
          </w:rPr>
          <w:t>]</w:t>
        </w:r>
      </w:ins>
      <w:ins w:id="693" w:author="Ben Remez" w:date="2025-08-24T22:04:00Z" w16du:dateUtc="2025-08-24T19:04:00Z">
        <w:r w:rsidRPr="0064285A">
          <w:rPr>
            <w:sz w:val="24"/>
            <w:szCs w:val="24"/>
            <w:rPrChange w:id="694" w:author="Ben Remez" w:date="2025-08-25T12:13:00Z" w16du:dateUtc="2025-08-25T09:13:00Z">
              <w:rPr/>
            </w:rPrChange>
          </w:rPr>
          <w:t>.</w:t>
        </w:r>
      </w:ins>
    </w:p>
    <w:p w14:paraId="2CC0AC5F" w14:textId="767D5213" w:rsidR="00C85DF5" w:rsidRPr="0064285A" w:rsidRDefault="00C85DF5" w:rsidP="00C34E3A">
      <w:pPr>
        <w:ind w:left="357"/>
        <w:jc w:val="both"/>
        <w:rPr>
          <w:ins w:id="695" w:author="Ben Remez" w:date="2025-08-24T22:04:00Z" w16du:dateUtc="2025-08-24T19:04:00Z"/>
          <w:sz w:val="24"/>
          <w:szCs w:val="24"/>
          <w:rPrChange w:id="696" w:author="Ben Remez" w:date="2025-08-25T12:13:00Z" w16du:dateUtc="2025-08-25T09:13:00Z">
            <w:rPr>
              <w:ins w:id="697" w:author="Ben Remez" w:date="2025-08-24T22:04:00Z" w16du:dateUtc="2025-08-24T19:04:00Z"/>
            </w:rPr>
          </w:rPrChange>
        </w:rPr>
        <w:pPrChange w:id="698" w:author="Alexander Apartsin" w:date="2025-08-27T11:00:00Z" w16du:dateUtc="2025-08-27T08:00:00Z">
          <w:pPr>
            <w:ind w:left="357"/>
          </w:pPr>
        </w:pPrChange>
      </w:pPr>
      <w:ins w:id="699" w:author="Ben Remez" w:date="2025-08-24T22:04:00Z" w16du:dateUtc="2025-08-24T19:04:00Z">
        <w:r w:rsidRPr="0064285A">
          <w:rPr>
            <w:sz w:val="24"/>
            <w:szCs w:val="24"/>
            <w:rPrChange w:id="700" w:author="Ben Remez" w:date="2025-08-25T12:13:00Z" w16du:dateUtc="2025-08-25T09:13:00Z">
              <w:rPr/>
            </w:rPrChange>
          </w:rPr>
          <w:t>The advantages of Weaviate:</w:t>
        </w:r>
      </w:ins>
    </w:p>
    <w:p w14:paraId="2D8D020E" w14:textId="0B1F973F" w:rsidR="00C85DF5" w:rsidRPr="0064285A" w:rsidRDefault="00C85DF5" w:rsidP="00C34E3A">
      <w:pPr>
        <w:ind w:left="357"/>
        <w:jc w:val="both"/>
        <w:rPr>
          <w:ins w:id="701" w:author="Ben Remez" w:date="2025-08-24T22:17:00Z" w16du:dateUtc="2025-08-24T19:17:00Z"/>
          <w:sz w:val="24"/>
          <w:szCs w:val="24"/>
          <w:rPrChange w:id="702" w:author="Ben Remez" w:date="2025-08-25T12:13:00Z" w16du:dateUtc="2025-08-25T09:13:00Z">
            <w:rPr>
              <w:ins w:id="703" w:author="Ben Remez" w:date="2025-08-24T22:17:00Z" w16du:dateUtc="2025-08-24T19:17:00Z"/>
            </w:rPr>
          </w:rPrChange>
        </w:rPr>
        <w:pPrChange w:id="704" w:author="Alexander Apartsin" w:date="2025-08-27T11:00:00Z" w16du:dateUtc="2025-08-27T08:00:00Z">
          <w:pPr>
            <w:ind w:left="357"/>
          </w:pPr>
        </w:pPrChange>
      </w:pPr>
      <w:ins w:id="705" w:author="Ben Remez" w:date="2025-08-24T22:04:00Z" w16du:dateUtc="2025-08-24T19:04:00Z">
        <w:r w:rsidRPr="0064285A">
          <w:rPr>
            <w:sz w:val="24"/>
            <w:szCs w:val="24"/>
            <w:rPrChange w:id="706" w:author="Ben Remez" w:date="2025-08-25T12:13:00Z" w16du:dateUtc="2025-08-25T09:13:00Z">
              <w:rPr/>
            </w:rPrChange>
          </w:rPr>
          <w:t xml:space="preserve">Weaviate </w:t>
        </w:r>
      </w:ins>
      <w:ins w:id="707" w:author="Ben Remez" w:date="2025-08-24T22:05:00Z" w16du:dateUtc="2025-08-24T19:05:00Z">
        <w:r w:rsidRPr="0064285A">
          <w:rPr>
            <w:sz w:val="24"/>
            <w:szCs w:val="24"/>
            <w:rPrChange w:id="708" w:author="Ben Remez" w:date="2025-08-25T12:13:00Z" w16du:dateUtc="2025-08-25T09:13:00Z">
              <w:rPr/>
            </w:rPrChange>
          </w:rPr>
          <w:t xml:space="preserve">is </w:t>
        </w:r>
        <w:r w:rsidR="00AF0037" w:rsidRPr="0064285A">
          <w:rPr>
            <w:sz w:val="24"/>
            <w:szCs w:val="24"/>
            <w:rPrChange w:id="709" w:author="Ben Remez" w:date="2025-08-25T12:13:00Z" w16du:dateUtc="2025-08-25T09:13:00Z">
              <w:rPr/>
            </w:rPrChange>
          </w:rPr>
          <w:t>designed for performance and scalability, offering near real-time responses even when querying millions of high-dimensional vectors. Its support for hybrid search</w:t>
        </w:r>
      </w:ins>
      <w:ins w:id="710" w:author="Ben Remez" w:date="2025-08-24T22:06:00Z" w16du:dateUtc="2025-08-24T19:06:00Z">
        <w:r w:rsidR="00AF0037" w:rsidRPr="0064285A">
          <w:rPr>
            <w:sz w:val="24"/>
            <w:szCs w:val="24"/>
            <w:rPrChange w:id="711" w:author="Ben Remez" w:date="2025-08-25T12:13:00Z" w16du:dateUtc="2025-08-25T09:13:00Z">
              <w:rPr/>
            </w:rPrChange>
          </w:rPr>
          <w:t xml:space="preserve">, </w:t>
        </w:r>
      </w:ins>
      <w:ins w:id="712" w:author="Ben Remez" w:date="2025-08-24T22:05:00Z" w16du:dateUtc="2025-08-24T19:05:00Z">
        <w:r w:rsidR="00AF0037" w:rsidRPr="0064285A">
          <w:rPr>
            <w:sz w:val="24"/>
            <w:szCs w:val="24"/>
            <w:rPrChange w:id="713" w:author="Ben Remez" w:date="2025-08-25T12:13:00Z" w16du:dateUtc="2025-08-25T09:13:00Z">
              <w:rPr/>
            </w:rPrChange>
          </w:rPr>
          <w:t>combining vec</w:t>
        </w:r>
      </w:ins>
      <w:ins w:id="714" w:author="Ben Remez" w:date="2025-08-24T22:06:00Z" w16du:dateUtc="2025-08-24T19:06:00Z">
        <w:r w:rsidR="00AF0037" w:rsidRPr="0064285A">
          <w:rPr>
            <w:sz w:val="24"/>
            <w:szCs w:val="24"/>
            <w:rPrChange w:id="715" w:author="Ben Remez" w:date="2025-08-25T12:13:00Z" w16du:dateUtc="2025-08-25T09:13:00Z">
              <w:rPr/>
            </w:rPrChange>
          </w:rPr>
          <w:t xml:space="preserve">tor similarity with keyword-based matching, enhances </w:t>
        </w:r>
        <w:r w:rsidR="00AF0037" w:rsidRPr="0064285A">
          <w:rPr>
            <w:sz w:val="24"/>
            <w:szCs w:val="24"/>
            <w:rPrChange w:id="716" w:author="Ben Remez" w:date="2025-08-25T12:13:00Z" w16du:dateUtc="2025-08-25T09:13:00Z">
              <w:rPr/>
            </w:rPrChange>
          </w:rPr>
          <w:lastRenderedPageBreak/>
          <w:t>retrieval precision and releva</w:t>
        </w:r>
      </w:ins>
      <w:ins w:id="717" w:author="Ben Remez" w:date="2025-08-24T22:07:00Z" w16du:dateUtc="2025-08-24T19:07:00Z">
        <w:r w:rsidR="00AF0037" w:rsidRPr="0064285A">
          <w:rPr>
            <w:sz w:val="24"/>
            <w:szCs w:val="24"/>
            <w:rPrChange w:id="718" w:author="Ben Remez" w:date="2025-08-25T12:13:00Z" w16du:dateUtc="2025-08-25T09:13:00Z">
              <w:rPr/>
            </w:rPrChange>
          </w:rPr>
          <w:t xml:space="preserve">nce. Additionally, Weaviate provides mature SDKs, excellent documentation, and strong integration capabilities with popular LLMs and embedding models, enabling seamless adoption in advanced </w:t>
        </w:r>
      </w:ins>
      <w:ins w:id="719" w:author="Ben Remez" w:date="2025-08-24T22:08:00Z" w16du:dateUtc="2025-08-24T19:08:00Z">
        <w:r w:rsidR="00AF0037" w:rsidRPr="0064285A">
          <w:rPr>
            <w:sz w:val="24"/>
            <w:szCs w:val="24"/>
            <w:rPrChange w:id="720" w:author="Ben Remez" w:date="2025-08-25T12:13:00Z" w16du:dateUtc="2025-08-25T09:13:00Z">
              <w:rPr/>
            </w:rPrChange>
          </w:rPr>
          <w:t>AI workflows. These qualities make it a natural fit for large-scale retrieval tasks</w:t>
        </w:r>
        <w:del w:id="721" w:author="Alexander Apartsin" w:date="2025-08-27T11:24:00Z" w16du:dateUtc="2025-08-27T08:24:00Z">
          <w:r w:rsidR="00AF0037" w:rsidRPr="0064285A" w:rsidDel="000E388D">
            <w:rPr>
              <w:sz w:val="24"/>
              <w:szCs w:val="24"/>
              <w:rPrChange w:id="722" w:author="Ben Remez" w:date="2025-08-25T12:13:00Z" w16du:dateUtc="2025-08-25T09:13:00Z">
                <w:rPr/>
              </w:rPrChange>
            </w:rPr>
            <w:delText xml:space="preserve"> like</w:delText>
          </w:r>
        </w:del>
      </w:ins>
      <w:ins w:id="723" w:author="Alexander Apartsin" w:date="2025-08-27T11:24:00Z" w16du:dateUtc="2025-08-27T08:24:00Z">
        <w:r w:rsidR="000E388D">
          <w:rPr>
            <w:sz w:val="24"/>
            <w:szCs w:val="24"/>
          </w:rPr>
          <w:t>, such as</w:t>
        </w:r>
      </w:ins>
      <w:ins w:id="724" w:author="Ben Remez" w:date="2025-08-24T22:08:00Z" w16du:dateUtc="2025-08-24T19:08:00Z">
        <w:r w:rsidR="00AF0037" w:rsidRPr="0064285A">
          <w:rPr>
            <w:sz w:val="24"/>
            <w:szCs w:val="24"/>
            <w:rPrChange w:id="725" w:author="Ben Remez" w:date="2025-08-25T12:13:00Z" w16du:dateUtc="2025-08-25T09:13:00Z">
              <w:rPr/>
            </w:rPrChange>
          </w:rPr>
          <w:t xml:space="preserve"> those in this project.</w:t>
        </w:r>
      </w:ins>
    </w:p>
    <w:p w14:paraId="287FDF76" w14:textId="1E241DBD" w:rsidR="00C85DF5" w:rsidRDefault="00CC027C" w:rsidP="00CC027C">
      <w:pPr>
        <w:pStyle w:val="Heading2"/>
        <w:numPr>
          <w:ilvl w:val="1"/>
          <w:numId w:val="1"/>
        </w:numPr>
        <w:rPr>
          <w:ins w:id="726" w:author="Ben Remez" w:date="2025-08-26T00:10:00Z" w16du:dateUtc="2025-08-25T21:10:00Z"/>
        </w:rPr>
      </w:pPr>
      <w:bookmarkStart w:id="727" w:name="_Toc207062960"/>
      <w:ins w:id="728" w:author="Ben Remez" w:date="2025-08-26T00:09:00Z" w16du:dateUtc="2025-08-25T21:09:00Z">
        <w:r>
          <w:t>Maximal Marginal Relevance</w:t>
        </w:r>
      </w:ins>
      <w:ins w:id="729" w:author="Ben Remez" w:date="2025-08-26T00:10:00Z" w16du:dateUtc="2025-08-25T21:10:00Z">
        <w:r>
          <w:t xml:space="preserve"> (MMR)</w:t>
        </w:r>
        <w:bookmarkEnd w:id="727"/>
      </w:ins>
    </w:p>
    <w:p w14:paraId="18A1AA8A" w14:textId="7123F731" w:rsidR="00CC027C" w:rsidRDefault="00CC027C" w:rsidP="00C34E3A">
      <w:pPr>
        <w:ind w:left="357"/>
        <w:jc w:val="both"/>
        <w:rPr>
          <w:ins w:id="730" w:author="Ben Remez" w:date="2025-08-26T00:18:00Z" w16du:dateUtc="2025-08-25T21:18:00Z"/>
          <w:sz w:val="24"/>
          <w:szCs w:val="24"/>
        </w:rPr>
        <w:pPrChange w:id="731" w:author="Alexander Apartsin" w:date="2025-08-27T11:00:00Z" w16du:dateUtc="2025-08-27T08:00:00Z">
          <w:pPr>
            <w:ind w:left="357"/>
          </w:pPr>
        </w:pPrChange>
      </w:pPr>
      <w:ins w:id="732" w:author="Ben Remez" w:date="2025-08-26T00:10:00Z" w16du:dateUtc="2025-08-25T21:10:00Z">
        <w:r w:rsidRPr="00CC027C">
          <w:rPr>
            <w:sz w:val="24"/>
            <w:szCs w:val="24"/>
          </w:rPr>
          <w:t>Maximal Marginal Relevance (MMR) is a retrieval algorithm that iteratively selects documents based on a trade-off between relevance to the query and redundancy with previously selected items, as described by Carbonell &amp; Goldstein</w:t>
        </w:r>
        <w:r>
          <w:rPr>
            <w:sz w:val="24"/>
            <w:szCs w:val="24"/>
          </w:rPr>
          <w:t xml:space="preserve"> [3]. </w:t>
        </w:r>
        <w:r w:rsidRPr="00CC027C">
          <w:rPr>
            <w:sz w:val="24"/>
            <w:szCs w:val="24"/>
          </w:rPr>
          <w:t>In this project, MMR was applied during document retrieval to ensure that the selected articles were not only highly relevant to the forecasting query but also provided non-redundant perspectives.</w:t>
        </w:r>
      </w:ins>
    </w:p>
    <w:p w14:paraId="6D0C6FAB" w14:textId="0B991CCF" w:rsidR="00172C87" w:rsidRDefault="00172C87" w:rsidP="00C34E3A">
      <w:pPr>
        <w:ind w:left="357"/>
        <w:jc w:val="both"/>
        <w:rPr>
          <w:ins w:id="733" w:author="Ben Remez" w:date="2025-08-26T00:11:00Z" w16du:dateUtc="2025-08-25T21:11:00Z"/>
          <w:sz w:val="24"/>
          <w:szCs w:val="24"/>
        </w:rPr>
        <w:pPrChange w:id="734" w:author="Alexander Apartsin" w:date="2025-08-27T11:00:00Z" w16du:dateUtc="2025-08-27T08:00:00Z">
          <w:pPr>
            <w:ind w:left="357"/>
          </w:pPr>
        </w:pPrChange>
      </w:pPr>
      <w:ins w:id="735" w:author="Ben Remez" w:date="2025-08-26T00:18:00Z" w16du:dateUtc="2025-08-25T21:18:00Z">
        <w:r>
          <w:rPr>
            <w:sz w:val="24"/>
            <w:szCs w:val="24"/>
          </w:rPr>
          <w:t>Formally, MMR iteratively selects documents that maximize the following objective:</w:t>
        </w:r>
      </w:ins>
    </w:p>
    <w:p w14:paraId="3AEEEE69" w14:textId="268B916A" w:rsidR="00602F31" w:rsidRPr="00602F31" w:rsidRDefault="00602F31" w:rsidP="00C34E3A">
      <w:pPr>
        <w:ind w:left="357"/>
        <w:jc w:val="both"/>
        <w:rPr>
          <w:ins w:id="736" w:author="Ben Remez" w:date="2025-08-26T00:14:00Z" w16du:dateUtc="2025-08-25T21:14:00Z"/>
          <w:rFonts w:eastAsiaTheme="minorEastAsia"/>
          <w:sz w:val="24"/>
          <w:szCs w:val="24"/>
          <w:rPrChange w:id="737" w:author="Ben Remez" w:date="2025-08-26T00:14:00Z" w16du:dateUtc="2025-08-25T21:14:00Z">
            <w:rPr>
              <w:ins w:id="738" w:author="Ben Remez" w:date="2025-08-26T00:14:00Z" w16du:dateUtc="2025-08-25T21:14:00Z"/>
              <w:rFonts w:ascii="Cambria Math" w:eastAsiaTheme="minorEastAsia" w:hAnsi="Cambria Math"/>
              <w:i/>
              <w:sz w:val="24"/>
              <w:szCs w:val="24"/>
            </w:rPr>
          </w:rPrChange>
        </w:rPr>
        <w:pPrChange w:id="739" w:author="Alexander Apartsin" w:date="2025-08-27T11:00:00Z" w16du:dateUtc="2025-08-27T08:00:00Z">
          <w:pPr>
            <w:ind w:left="357"/>
          </w:pPr>
        </w:pPrChange>
      </w:pPr>
      <m:oMathPara>
        <m:oMath>
          <m:r>
            <w:ins w:id="740" w:author="Ben Remez" w:date="2025-08-26T00:12:00Z" w16du:dateUtc="2025-08-25T21:12:00Z">
              <w:rPr>
                <w:rFonts w:ascii="Cambria Math" w:hAnsi="Cambria Math"/>
                <w:sz w:val="24"/>
                <w:szCs w:val="24"/>
              </w:rPr>
              <m:t>MMR=</m:t>
            </w:ins>
          </m:r>
          <m:func>
            <m:funcPr>
              <m:ctrlPr>
                <w:rPr>
                  <w:rFonts w:ascii="Cambria Math" w:hAnsi="Cambria Math"/>
                  <w:i/>
                  <w:sz w:val="24"/>
                  <w:szCs w:val="24"/>
                </w:rPr>
              </m:ctrlPr>
            </m:funcPr>
            <m:fName>
              <m:r>
                <m:rPr>
                  <m:sty m:val="p"/>
                </m:rPr>
                <w:rPr>
                  <w:rFonts w:ascii="Cambria Math" w:hAnsi="Cambria Math"/>
                  <w:sz w:val="24"/>
                  <w:szCs w:val="24"/>
                </w:rPr>
                <m:t>arg</m:t>
              </m:r>
            </m:fName>
            <m:e>
              <m:sSub>
                <m:sSubPr>
                  <m:ctrlPr>
                    <w:ins w:id="741" w:author="Ben Remez" w:date="2025-08-26T00:12:00Z" w16du:dateUtc="2025-08-25T21:12:00Z">
                      <w:rPr>
                        <w:rFonts w:ascii="Cambria Math" w:hAnsi="Cambria Math"/>
                        <w:i/>
                        <w:sz w:val="24"/>
                        <w:szCs w:val="24"/>
                      </w:rPr>
                    </w:ins>
                  </m:ctrlPr>
                </m:sSubPr>
                <m:e>
                  <m:r>
                    <w:ins w:id="742" w:author="Ben Remez" w:date="2025-08-26T00:12:00Z" w16du:dateUtc="2025-08-25T21:12:00Z">
                      <w:rPr>
                        <w:rFonts w:ascii="Cambria Math" w:hAnsi="Cambria Math"/>
                        <w:sz w:val="24"/>
                        <w:szCs w:val="24"/>
                      </w:rPr>
                      <m:t>max</m:t>
                    </w:ins>
                  </m:r>
                </m:e>
                <m:sub>
                  <m:sSub>
                    <m:sSubPr>
                      <m:ctrlPr>
                        <w:ins w:id="743" w:author="Ben Remez" w:date="2025-08-26T00:12:00Z" w16du:dateUtc="2025-08-25T21:12:00Z">
                          <w:rPr>
                            <w:rFonts w:ascii="Cambria Math" w:hAnsi="Cambria Math"/>
                            <w:i/>
                            <w:sz w:val="24"/>
                            <w:szCs w:val="24"/>
                          </w:rPr>
                        </w:ins>
                      </m:ctrlPr>
                    </m:sSubPr>
                    <m:e>
                      <m:r>
                        <w:ins w:id="744" w:author="Ben Remez" w:date="2025-08-26T00:12:00Z" w16du:dateUtc="2025-08-25T21:12:00Z">
                          <w:rPr>
                            <w:rFonts w:ascii="Cambria Math" w:hAnsi="Cambria Math"/>
                            <w:sz w:val="24"/>
                            <w:szCs w:val="24"/>
                          </w:rPr>
                          <m:t>D</m:t>
                        </w:ins>
                      </m:r>
                    </m:e>
                    <m:sub>
                      <m:r>
                        <w:ins w:id="745" w:author="Ben Remez" w:date="2025-08-26T00:12:00Z" w16du:dateUtc="2025-08-25T21:12:00Z">
                          <w:rPr>
                            <w:rFonts w:ascii="Cambria Math" w:hAnsi="Cambria Math"/>
                            <w:sz w:val="24"/>
                            <w:szCs w:val="24"/>
                          </w:rPr>
                          <m:t>i</m:t>
                        </w:ins>
                      </m:r>
                    </m:sub>
                  </m:sSub>
                  <m:r>
                    <w:ins w:id="746" w:author="Ben Remez" w:date="2025-08-26T00:12:00Z" w16du:dateUtc="2025-08-25T21:12:00Z">
                      <w:rPr>
                        <w:rFonts w:ascii="Cambria Math" w:hAnsi="Cambria Math"/>
                        <w:sz w:val="24"/>
                        <w:szCs w:val="24"/>
                      </w:rPr>
                      <m:t xml:space="preserve"> ∈</m:t>
                    </w:ins>
                  </m:r>
                  <m:f>
                    <m:fPr>
                      <m:ctrlPr>
                        <w:ins w:id="747" w:author="Ben Remez" w:date="2025-08-26T00:12:00Z" w16du:dateUtc="2025-08-25T21:12:00Z">
                          <w:rPr>
                            <w:rFonts w:ascii="Cambria Math" w:hAnsi="Cambria Math"/>
                            <w:i/>
                            <w:sz w:val="24"/>
                            <w:szCs w:val="24"/>
                          </w:rPr>
                        </w:ins>
                      </m:ctrlPr>
                    </m:fPr>
                    <m:num>
                      <m:r>
                        <w:ins w:id="748" w:author="Ben Remez" w:date="2025-08-26T00:12:00Z" w16du:dateUtc="2025-08-25T21:12:00Z">
                          <w:rPr>
                            <w:rFonts w:ascii="Cambria Math" w:hAnsi="Cambria Math"/>
                            <w:sz w:val="24"/>
                            <w:szCs w:val="24"/>
                          </w:rPr>
                          <m:t>R</m:t>
                        </w:ins>
                      </m:r>
                    </m:num>
                    <m:den>
                      <m:r>
                        <w:ins w:id="749" w:author="Ben Remez" w:date="2025-08-26T00:12:00Z" w16du:dateUtc="2025-08-25T21:12:00Z">
                          <w:rPr>
                            <w:rFonts w:ascii="Cambria Math" w:hAnsi="Cambria Math"/>
                            <w:sz w:val="24"/>
                            <w:szCs w:val="24"/>
                          </w:rPr>
                          <m:t>S</m:t>
                        </w:ins>
                      </m:r>
                    </m:den>
                  </m:f>
                </m:sub>
              </m:sSub>
            </m:e>
          </m:func>
          <m:d>
            <m:dPr>
              <m:begChr m:val="["/>
              <m:endChr m:val="]"/>
              <m:ctrlPr>
                <w:ins w:id="750" w:author="Ben Remez" w:date="2025-08-26T00:12:00Z" w16du:dateUtc="2025-08-25T21:12:00Z">
                  <w:rPr>
                    <w:rFonts w:ascii="Cambria Math" w:hAnsi="Cambria Math"/>
                    <w:i/>
                    <w:sz w:val="24"/>
                    <w:szCs w:val="24"/>
                  </w:rPr>
                </w:ins>
              </m:ctrlPr>
            </m:dPr>
            <m:e>
              <m:r>
                <w:ins w:id="751" w:author="Ben Remez" w:date="2025-08-26T00:12:00Z" w16du:dateUtc="2025-08-25T21:12:00Z">
                  <w:rPr>
                    <w:rFonts w:ascii="Cambria Math" w:hAnsi="Cambria Math"/>
                    <w:sz w:val="24"/>
                    <w:szCs w:val="24"/>
                  </w:rPr>
                  <m:t xml:space="preserve">λ </m:t>
                </w:ins>
              </m:r>
              <m:r>
                <w:ins w:id="752" w:author="Ben Remez" w:date="2025-08-26T00:13:00Z" w16du:dateUtc="2025-08-25T21:13:00Z">
                  <w:rPr>
                    <w:rFonts w:ascii="Cambria Math" w:hAnsi="Cambria Math"/>
                    <w:sz w:val="24"/>
                    <w:szCs w:val="24"/>
                  </w:rPr>
                  <m:t>∙Sim</m:t>
                </w:ins>
              </m:r>
              <m:d>
                <m:dPr>
                  <m:ctrlPr>
                    <w:ins w:id="753" w:author="Ben Remez" w:date="2025-08-26T00:13:00Z" w16du:dateUtc="2025-08-25T21:13:00Z">
                      <w:rPr>
                        <w:rFonts w:ascii="Cambria Math" w:hAnsi="Cambria Math"/>
                        <w:i/>
                        <w:sz w:val="24"/>
                        <w:szCs w:val="24"/>
                      </w:rPr>
                    </w:ins>
                  </m:ctrlPr>
                </m:dPr>
                <m:e>
                  <m:sSub>
                    <m:sSubPr>
                      <m:ctrlPr>
                        <w:ins w:id="754" w:author="Ben Remez" w:date="2025-08-26T00:13:00Z" w16du:dateUtc="2025-08-25T21:13:00Z">
                          <w:rPr>
                            <w:rFonts w:ascii="Cambria Math" w:hAnsi="Cambria Math"/>
                            <w:i/>
                            <w:sz w:val="24"/>
                            <w:szCs w:val="24"/>
                          </w:rPr>
                        </w:ins>
                      </m:ctrlPr>
                    </m:sSubPr>
                    <m:e>
                      <m:r>
                        <w:ins w:id="755" w:author="Ben Remez" w:date="2025-08-26T00:13:00Z" w16du:dateUtc="2025-08-25T21:13:00Z">
                          <w:rPr>
                            <w:rFonts w:ascii="Cambria Math" w:hAnsi="Cambria Math"/>
                            <w:sz w:val="24"/>
                            <w:szCs w:val="24"/>
                          </w:rPr>
                          <m:t>D</m:t>
                        </w:ins>
                      </m:r>
                    </m:e>
                    <m:sub>
                      <m:r>
                        <w:ins w:id="756" w:author="Ben Remez" w:date="2025-08-26T00:13:00Z" w16du:dateUtc="2025-08-25T21:13:00Z">
                          <w:rPr>
                            <w:rFonts w:ascii="Cambria Math" w:hAnsi="Cambria Math"/>
                            <w:sz w:val="24"/>
                            <w:szCs w:val="24"/>
                          </w:rPr>
                          <m:t>i</m:t>
                        </w:ins>
                      </m:r>
                    </m:sub>
                  </m:sSub>
                  <m:r>
                    <w:ins w:id="757" w:author="Ben Remez" w:date="2025-08-26T00:13:00Z" w16du:dateUtc="2025-08-25T21:13:00Z">
                      <w:rPr>
                        <w:rFonts w:ascii="Cambria Math" w:hAnsi="Cambria Math"/>
                        <w:sz w:val="24"/>
                        <w:szCs w:val="24"/>
                      </w:rPr>
                      <m:t>, Q</m:t>
                    </w:ins>
                  </m:r>
                </m:e>
              </m:d>
              <m:r>
                <w:ins w:id="758" w:author="Ben Remez" w:date="2025-08-26T00:13:00Z" w16du:dateUtc="2025-08-25T21:13:00Z">
                  <w:rPr>
                    <w:rFonts w:ascii="Cambria Math" w:hAnsi="Cambria Math"/>
                    <w:sz w:val="24"/>
                    <w:szCs w:val="24"/>
                  </w:rPr>
                  <m:t>-</m:t>
                </w:ins>
              </m:r>
              <m:d>
                <m:dPr>
                  <m:ctrlPr>
                    <w:ins w:id="759" w:author="Ben Remez" w:date="2025-08-26T00:13:00Z" w16du:dateUtc="2025-08-25T21:13:00Z">
                      <w:rPr>
                        <w:rFonts w:ascii="Cambria Math" w:hAnsi="Cambria Math"/>
                        <w:i/>
                        <w:sz w:val="24"/>
                        <w:szCs w:val="24"/>
                      </w:rPr>
                    </w:ins>
                  </m:ctrlPr>
                </m:dPr>
                <m:e>
                  <m:r>
                    <w:ins w:id="760" w:author="Ben Remez" w:date="2025-08-26T00:13:00Z" w16du:dateUtc="2025-08-25T21:13:00Z">
                      <w:rPr>
                        <w:rFonts w:ascii="Cambria Math" w:hAnsi="Cambria Math"/>
                        <w:sz w:val="24"/>
                        <w:szCs w:val="24"/>
                      </w:rPr>
                      <m:t>1- λ</m:t>
                    </w:ins>
                  </m:r>
                  <m:ctrlPr>
                    <w:ins w:id="761" w:author="Ben Remez" w:date="2025-08-26T00:13:00Z" w16du:dateUtc="2025-08-25T21:13:00Z">
                      <w:rPr>
                        <w:rFonts w:ascii="Cambria Math" w:eastAsiaTheme="minorEastAsia" w:hAnsi="Cambria Math"/>
                        <w:i/>
                        <w:sz w:val="24"/>
                        <w:szCs w:val="24"/>
                      </w:rPr>
                    </w:ins>
                  </m:ctrlPr>
                </m:e>
              </m:d>
              <m:r>
                <w:ins w:id="762" w:author="Ben Remez" w:date="2025-08-26T00:13:00Z" w16du:dateUtc="2025-08-25T21:13:00Z">
                  <w:rPr>
                    <w:rFonts w:ascii="Cambria Math" w:eastAsiaTheme="minorEastAsia" w:hAnsi="Cambria Math"/>
                    <w:sz w:val="24"/>
                    <w:szCs w:val="24"/>
                  </w:rPr>
                  <m:t xml:space="preserve">∙ </m:t>
                </w:ins>
              </m:r>
              <m:sSub>
                <m:sSubPr>
                  <m:ctrlPr>
                    <w:ins w:id="763" w:author="Ben Remez" w:date="2025-08-26T00:13:00Z" w16du:dateUtc="2025-08-25T21:13:00Z">
                      <w:rPr>
                        <w:rFonts w:ascii="Cambria Math" w:eastAsiaTheme="minorEastAsia" w:hAnsi="Cambria Math"/>
                        <w:i/>
                        <w:sz w:val="24"/>
                        <w:szCs w:val="24"/>
                      </w:rPr>
                    </w:ins>
                  </m:ctrlPr>
                </m:sSubPr>
                <m:e>
                  <m:r>
                    <w:ins w:id="764" w:author="Ben Remez" w:date="2025-08-26T00:13:00Z" w16du:dateUtc="2025-08-25T21:13:00Z">
                      <w:rPr>
                        <w:rFonts w:ascii="Cambria Math" w:eastAsiaTheme="minorEastAsia" w:hAnsi="Cambria Math"/>
                        <w:sz w:val="24"/>
                        <w:szCs w:val="24"/>
                      </w:rPr>
                      <m:t>max</m:t>
                    </w:ins>
                  </m:r>
                </m:e>
                <m:sub>
                  <m:sSub>
                    <m:sSubPr>
                      <m:ctrlPr>
                        <w:ins w:id="765" w:author="Ben Remez" w:date="2025-08-26T00:13:00Z" w16du:dateUtc="2025-08-25T21:13:00Z">
                          <w:rPr>
                            <w:rFonts w:ascii="Cambria Math" w:eastAsiaTheme="minorEastAsia" w:hAnsi="Cambria Math"/>
                            <w:i/>
                            <w:sz w:val="24"/>
                            <w:szCs w:val="24"/>
                          </w:rPr>
                        </w:ins>
                      </m:ctrlPr>
                    </m:sSubPr>
                    <m:e>
                      <m:r>
                        <w:ins w:id="766" w:author="Ben Remez" w:date="2025-08-26T00:13:00Z" w16du:dateUtc="2025-08-25T21:13:00Z">
                          <w:rPr>
                            <w:rFonts w:ascii="Cambria Math" w:eastAsiaTheme="minorEastAsia" w:hAnsi="Cambria Math"/>
                            <w:sz w:val="24"/>
                            <w:szCs w:val="24"/>
                          </w:rPr>
                          <m:t>D</m:t>
                        </w:ins>
                      </m:r>
                    </m:e>
                    <m:sub>
                      <m:r>
                        <w:ins w:id="767" w:author="Ben Remez" w:date="2025-08-26T00:13:00Z" w16du:dateUtc="2025-08-25T21:13:00Z">
                          <w:rPr>
                            <w:rFonts w:ascii="Cambria Math" w:eastAsiaTheme="minorEastAsia" w:hAnsi="Cambria Math"/>
                            <w:sz w:val="24"/>
                            <w:szCs w:val="24"/>
                          </w:rPr>
                          <m:t>j</m:t>
                        </w:ins>
                      </m:r>
                    </m:sub>
                  </m:sSub>
                  <m:r>
                    <w:ins w:id="768" w:author="Ben Remez" w:date="2025-08-26T00:13:00Z" w16du:dateUtc="2025-08-25T21:13:00Z">
                      <w:rPr>
                        <w:rFonts w:ascii="Cambria Math" w:eastAsiaTheme="minorEastAsia" w:hAnsi="Cambria Math"/>
                        <w:sz w:val="24"/>
                        <w:szCs w:val="24"/>
                      </w:rPr>
                      <m:t xml:space="preserve"> </m:t>
                    </w:ins>
                  </m:r>
                  <m:r>
                    <w:ins w:id="769" w:author="Ben Remez" w:date="2025-08-26T00:14:00Z" w16du:dateUtc="2025-08-25T21:14:00Z">
                      <w:rPr>
                        <w:rFonts w:ascii="Cambria Math" w:eastAsiaTheme="minorEastAsia" w:hAnsi="Cambria Math"/>
                        <w:sz w:val="24"/>
                        <w:szCs w:val="24"/>
                      </w:rPr>
                      <m:t>∈S</m:t>
                    </w:ins>
                  </m:r>
                </m:sub>
              </m:sSub>
              <m:r>
                <w:ins w:id="770" w:author="Ben Remez" w:date="2025-08-26T00:14:00Z" w16du:dateUtc="2025-08-25T21:14:00Z">
                  <w:rPr>
                    <w:rFonts w:ascii="Cambria Math" w:eastAsiaTheme="minorEastAsia" w:hAnsi="Cambria Math"/>
                    <w:sz w:val="24"/>
                    <w:szCs w:val="24"/>
                  </w:rPr>
                  <m:t>Sim</m:t>
                </w:ins>
              </m:r>
              <m:d>
                <m:dPr>
                  <m:ctrlPr>
                    <w:ins w:id="771" w:author="Ben Remez" w:date="2025-08-26T00:14:00Z" w16du:dateUtc="2025-08-25T21:14:00Z">
                      <w:rPr>
                        <w:rFonts w:ascii="Cambria Math" w:eastAsiaTheme="minorEastAsia" w:hAnsi="Cambria Math"/>
                        <w:i/>
                        <w:sz w:val="24"/>
                        <w:szCs w:val="24"/>
                      </w:rPr>
                    </w:ins>
                  </m:ctrlPr>
                </m:dPr>
                <m:e>
                  <m:sSub>
                    <m:sSubPr>
                      <m:ctrlPr>
                        <w:ins w:id="772" w:author="Ben Remez" w:date="2025-08-26T00:14:00Z" w16du:dateUtc="2025-08-25T21:14:00Z">
                          <w:rPr>
                            <w:rFonts w:ascii="Cambria Math" w:eastAsiaTheme="minorEastAsia" w:hAnsi="Cambria Math"/>
                            <w:i/>
                            <w:sz w:val="24"/>
                            <w:szCs w:val="24"/>
                          </w:rPr>
                        </w:ins>
                      </m:ctrlPr>
                    </m:sSubPr>
                    <m:e>
                      <m:r>
                        <w:ins w:id="773" w:author="Ben Remez" w:date="2025-08-26T00:14:00Z" w16du:dateUtc="2025-08-25T21:14:00Z">
                          <w:rPr>
                            <w:rFonts w:ascii="Cambria Math" w:eastAsiaTheme="minorEastAsia" w:hAnsi="Cambria Math"/>
                            <w:sz w:val="24"/>
                            <w:szCs w:val="24"/>
                          </w:rPr>
                          <m:t>D</m:t>
                        </w:ins>
                      </m:r>
                    </m:e>
                    <m:sub>
                      <m:r>
                        <w:ins w:id="774" w:author="Ben Remez" w:date="2025-08-26T00:14:00Z" w16du:dateUtc="2025-08-25T21:14:00Z">
                          <w:rPr>
                            <w:rFonts w:ascii="Cambria Math" w:eastAsiaTheme="minorEastAsia" w:hAnsi="Cambria Math"/>
                            <w:sz w:val="24"/>
                            <w:szCs w:val="24"/>
                          </w:rPr>
                          <m:t>i</m:t>
                        </w:ins>
                      </m:r>
                    </m:sub>
                  </m:sSub>
                  <m:r>
                    <w:ins w:id="775" w:author="Ben Remez" w:date="2025-08-26T00:14:00Z" w16du:dateUtc="2025-08-25T21:14:00Z">
                      <w:rPr>
                        <w:rFonts w:ascii="Cambria Math" w:eastAsiaTheme="minorEastAsia" w:hAnsi="Cambria Math"/>
                        <w:sz w:val="24"/>
                        <w:szCs w:val="24"/>
                      </w:rPr>
                      <m:t xml:space="preserve">, </m:t>
                    </w:ins>
                  </m:r>
                  <m:sSub>
                    <m:sSubPr>
                      <m:ctrlPr>
                        <w:ins w:id="776" w:author="Ben Remez" w:date="2025-08-26T00:14:00Z" w16du:dateUtc="2025-08-25T21:14:00Z">
                          <w:rPr>
                            <w:rFonts w:ascii="Cambria Math" w:eastAsiaTheme="minorEastAsia" w:hAnsi="Cambria Math"/>
                            <w:i/>
                            <w:sz w:val="24"/>
                            <w:szCs w:val="24"/>
                          </w:rPr>
                        </w:ins>
                      </m:ctrlPr>
                    </m:sSubPr>
                    <m:e>
                      <m:r>
                        <w:ins w:id="777" w:author="Ben Remez" w:date="2025-08-26T00:14:00Z" w16du:dateUtc="2025-08-25T21:14:00Z">
                          <w:rPr>
                            <w:rFonts w:ascii="Cambria Math" w:eastAsiaTheme="minorEastAsia" w:hAnsi="Cambria Math"/>
                            <w:sz w:val="24"/>
                            <w:szCs w:val="24"/>
                          </w:rPr>
                          <m:t>D</m:t>
                        </w:ins>
                      </m:r>
                    </m:e>
                    <m:sub>
                      <m:r>
                        <w:ins w:id="778" w:author="Ben Remez" w:date="2025-08-26T00:14:00Z" w16du:dateUtc="2025-08-25T21:14:00Z">
                          <w:rPr>
                            <w:rFonts w:ascii="Cambria Math" w:eastAsiaTheme="minorEastAsia" w:hAnsi="Cambria Math"/>
                            <w:sz w:val="24"/>
                            <w:szCs w:val="24"/>
                          </w:rPr>
                          <m:t>j</m:t>
                        </w:ins>
                      </m:r>
                    </m:sub>
                  </m:sSub>
                </m:e>
              </m:d>
              <m:ctrlPr>
                <w:ins w:id="779" w:author="Ben Remez" w:date="2025-08-26T00:12:00Z" w16du:dateUtc="2025-08-25T21:12:00Z">
                  <w:rPr>
                    <w:rFonts w:ascii="Cambria Math" w:eastAsiaTheme="minorEastAsia" w:hAnsi="Cambria Math"/>
                    <w:i/>
                    <w:sz w:val="24"/>
                    <w:szCs w:val="24"/>
                  </w:rPr>
                </w:ins>
              </m:ctrlPr>
            </m:e>
          </m:d>
        </m:oMath>
      </m:oMathPara>
    </w:p>
    <w:p w14:paraId="68E0F9EC" w14:textId="199D88F1" w:rsidR="00602F31" w:rsidRDefault="00602F31" w:rsidP="00C34E3A">
      <w:pPr>
        <w:ind w:left="357"/>
        <w:jc w:val="both"/>
        <w:rPr>
          <w:ins w:id="780" w:author="Ben Remez" w:date="2025-08-26T00:14:00Z" w16du:dateUtc="2025-08-25T21:14:00Z"/>
          <w:rFonts w:eastAsiaTheme="minorEastAsia"/>
          <w:sz w:val="24"/>
          <w:szCs w:val="24"/>
        </w:rPr>
        <w:pPrChange w:id="781" w:author="Alexander Apartsin" w:date="2025-08-27T11:00:00Z" w16du:dateUtc="2025-08-27T08:00:00Z">
          <w:pPr>
            <w:ind w:left="357"/>
          </w:pPr>
        </w:pPrChange>
      </w:pPr>
      <w:ins w:id="782" w:author="Ben Remez" w:date="2025-08-26T00:14:00Z" w16du:dateUtc="2025-08-25T21:14:00Z">
        <w:r>
          <w:rPr>
            <w:rFonts w:eastAsiaTheme="minorEastAsia"/>
            <w:sz w:val="24"/>
            <w:szCs w:val="24"/>
          </w:rPr>
          <w:t>Where:</w:t>
        </w:r>
      </w:ins>
    </w:p>
    <w:p w14:paraId="3A990B99" w14:textId="5927BF7E" w:rsidR="00602F31" w:rsidRDefault="000D38FA" w:rsidP="00C34E3A">
      <w:pPr>
        <w:pStyle w:val="ListParagraph"/>
        <w:numPr>
          <w:ilvl w:val="0"/>
          <w:numId w:val="19"/>
        </w:numPr>
        <w:jc w:val="both"/>
        <w:rPr>
          <w:ins w:id="783" w:author="Ben Remez" w:date="2025-08-26T00:15:00Z" w16du:dateUtc="2025-08-25T21:15:00Z"/>
          <w:rFonts w:eastAsiaTheme="minorEastAsia"/>
          <w:sz w:val="24"/>
          <w:szCs w:val="24"/>
        </w:rPr>
        <w:pPrChange w:id="784" w:author="Alexander Apartsin" w:date="2025-08-27T11:00:00Z" w16du:dateUtc="2025-08-27T08:00:00Z">
          <w:pPr>
            <w:pStyle w:val="ListParagraph"/>
            <w:numPr>
              <w:numId w:val="19"/>
            </w:numPr>
            <w:ind w:left="1077" w:hanging="360"/>
          </w:pPr>
        </w:pPrChange>
      </w:pPr>
      <m:oMath>
        <m:r>
          <w:ins w:id="785" w:author="Ben Remez" w:date="2025-08-26T00:15:00Z" w16du:dateUtc="2025-08-25T21:15:00Z">
            <w:rPr>
              <w:rFonts w:ascii="Cambria Math" w:eastAsiaTheme="minorEastAsia" w:hAnsi="Cambria Math"/>
              <w:sz w:val="24"/>
              <w:szCs w:val="24"/>
            </w:rPr>
            <m:t>R</m:t>
          </w:ins>
        </m:r>
      </m:oMath>
      <w:ins w:id="786" w:author="Ben Remez" w:date="2025-08-26T00:15:00Z" w16du:dateUtc="2025-08-25T21:15:00Z">
        <w:r>
          <w:rPr>
            <w:rFonts w:eastAsiaTheme="minorEastAsia"/>
            <w:sz w:val="24"/>
            <w:szCs w:val="24"/>
          </w:rPr>
          <w:t xml:space="preserve"> = candidate documents</w:t>
        </w:r>
      </w:ins>
    </w:p>
    <w:p w14:paraId="159D43E5" w14:textId="2941A296" w:rsidR="000D38FA" w:rsidRDefault="00877481" w:rsidP="00C34E3A">
      <w:pPr>
        <w:pStyle w:val="ListParagraph"/>
        <w:numPr>
          <w:ilvl w:val="0"/>
          <w:numId w:val="19"/>
        </w:numPr>
        <w:jc w:val="both"/>
        <w:rPr>
          <w:ins w:id="787" w:author="Ben Remez" w:date="2025-08-26T00:15:00Z" w16du:dateUtc="2025-08-25T21:15:00Z"/>
          <w:rFonts w:eastAsiaTheme="minorEastAsia"/>
          <w:sz w:val="24"/>
          <w:szCs w:val="24"/>
        </w:rPr>
        <w:pPrChange w:id="788" w:author="Alexander Apartsin" w:date="2025-08-27T11:00:00Z" w16du:dateUtc="2025-08-27T08:00:00Z">
          <w:pPr>
            <w:pStyle w:val="ListParagraph"/>
            <w:numPr>
              <w:numId w:val="19"/>
            </w:numPr>
            <w:ind w:left="1077" w:hanging="360"/>
          </w:pPr>
        </w:pPrChange>
      </w:pPr>
      <m:oMath>
        <m:r>
          <w:ins w:id="789" w:author="Ben Remez" w:date="2025-08-26T00:15:00Z" w16du:dateUtc="2025-08-25T21:15:00Z">
            <w:rPr>
              <w:rFonts w:ascii="Cambria Math" w:eastAsiaTheme="minorEastAsia" w:hAnsi="Cambria Math"/>
              <w:sz w:val="24"/>
              <w:szCs w:val="24"/>
            </w:rPr>
            <m:t>S</m:t>
          </w:ins>
        </m:r>
      </m:oMath>
      <w:ins w:id="790" w:author="Ben Remez" w:date="2025-08-26T00:15:00Z" w16du:dateUtc="2025-08-25T21:15:00Z">
        <w:r>
          <w:rPr>
            <w:rFonts w:eastAsiaTheme="minorEastAsia"/>
            <w:sz w:val="24"/>
            <w:szCs w:val="24"/>
          </w:rPr>
          <w:t xml:space="preserve"> = already selected documents</w:t>
        </w:r>
      </w:ins>
    </w:p>
    <w:p w14:paraId="0D1B6F84" w14:textId="7DB83DED" w:rsidR="00877481" w:rsidRDefault="00877481" w:rsidP="00C34E3A">
      <w:pPr>
        <w:pStyle w:val="ListParagraph"/>
        <w:numPr>
          <w:ilvl w:val="0"/>
          <w:numId w:val="19"/>
        </w:numPr>
        <w:jc w:val="both"/>
        <w:rPr>
          <w:ins w:id="791" w:author="Ben Remez" w:date="2025-08-26T00:16:00Z" w16du:dateUtc="2025-08-25T21:16:00Z"/>
          <w:rFonts w:eastAsiaTheme="minorEastAsia"/>
          <w:sz w:val="24"/>
          <w:szCs w:val="24"/>
        </w:rPr>
        <w:pPrChange w:id="792" w:author="Alexander Apartsin" w:date="2025-08-27T11:00:00Z" w16du:dateUtc="2025-08-27T08:00:00Z">
          <w:pPr>
            <w:pStyle w:val="ListParagraph"/>
            <w:numPr>
              <w:numId w:val="19"/>
            </w:numPr>
            <w:ind w:left="1077" w:hanging="360"/>
          </w:pPr>
        </w:pPrChange>
      </w:pPr>
      <m:oMath>
        <m:r>
          <w:ins w:id="793" w:author="Ben Remez" w:date="2025-08-26T00:15:00Z" w16du:dateUtc="2025-08-25T21:15:00Z">
            <w:rPr>
              <w:rFonts w:ascii="Cambria Math" w:eastAsiaTheme="minorEastAsia" w:hAnsi="Cambria Math"/>
              <w:sz w:val="24"/>
              <w:szCs w:val="24"/>
            </w:rPr>
            <m:t>Sim(</m:t>
          </w:ins>
        </m:r>
        <m:sSub>
          <m:sSubPr>
            <m:ctrlPr>
              <w:ins w:id="794" w:author="Ben Remez" w:date="2025-08-26T00:15:00Z" w16du:dateUtc="2025-08-25T21:15:00Z">
                <w:rPr>
                  <w:rFonts w:ascii="Cambria Math" w:eastAsiaTheme="minorEastAsia" w:hAnsi="Cambria Math"/>
                  <w:i/>
                  <w:sz w:val="24"/>
                  <w:szCs w:val="24"/>
                </w:rPr>
              </w:ins>
            </m:ctrlPr>
          </m:sSubPr>
          <m:e>
            <m:r>
              <w:ins w:id="795" w:author="Ben Remez" w:date="2025-08-26T00:15:00Z" w16du:dateUtc="2025-08-25T21:15:00Z">
                <w:rPr>
                  <w:rFonts w:ascii="Cambria Math" w:eastAsiaTheme="minorEastAsia" w:hAnsi="Cambria Math"/>
                  <w:sz w:val="24"/>
                  <w:szCs w:val="24"/>
                </w:rPr>
                <m:t>D</m:t>
              </w:ins>
            </m:r>
          </m:e>
          <m:sub>
            <m:r>
              <w:ins w:id="796" w:author="Ben Remez" w:date="2025-08-26T00:15:00Z" w16du:dateUtc="2025-08-25T21:15:00Z">
                <w:rPr>
                  <w:rFonts w:ascii="Cambria Math" w:eastAsiaTheme="minorEastAsia" w:hAnsi="Cambria Math"/>
                  <w:sz w:val="24"/>
                  <w:szCs w:val="24"/>
                </w:rPr>
                <m:t>i</m:t>
              </w:ins>
            </m:r>
          </m:sub>
        </m:sSub>
        <m:r>
          <w:ins w:id="797" w:author="Ben Remez" w:date="2025-08-26T00:15:00Z" w16du:dateUtc="2025-08-25T21:15:00Z">
            <w:rPr>
              <w:rFonts w:ascii="Cambria Math" w:eastAsiaTheme="minorEastAsia" w:hAnsi="Cambria Math"/>
              <w:sz w:val="24"/>
              <w:szCs w:val="24"/>
            </w:rPr>
            <m:t>, Q)</m:t>
          </w:ins>
        </m:r>
      </m:oMath>
      <w:ins w:id="798" w:author="Ben Remez" w:date="2025-08-26T00:15:00Z" w16du:dateUtc="2025-08-25T21:15:00Z">
        <w:r>
          <w:rPr>
            <w:rFonts w:eastAsiaTheme="minorEastAsia"/>
            <w:sz w:val="24"/>
            <w:szCs w:val="24"/>
          </w:rPr>
          <w:t xml:space="preserve"> = similarity between </w:t>
        </w:r>
      </w:ins>
      <w:ins w:id="799" w:author="Ben Remez" w:date="2025-08-26T00:16:00Z" w16du:dateUtc="2025-08-25T21:16:00Z">
        <w:del w:id="800" w:author="Alexander Apartsin" w:date="2025-08-27T11:20:00Z" w16du:dateUtc="2025-08-27T08:20:00Z">
          <w:r w:rsidDel="00BB7CFB">
            <w:rPr>
              <w:rFonts w:eastAsiaTheme="minorEastAsia"/>
              <w:sz w:val="24"/>
              <w:szCs w:val="24"/>
            </w:rPr>
            <w:delText>document</w:delText>
          </w:r>
        </w:del>
      </w:ins>
      <w:ins w:id="801" w:author="Alexander Apartsin" w:date="2025-08-27T11:20:00Z" w16du:dateUtc="2025-08-27T08:20:00Z">
        <w:r w:rsidR="00BB7CFB">
          <w:rPr>
            <w:rFonts w:eastAsiaTheme="minorEastAsia"/>
            <w:sz w:val="24"/>
            <w:szCs w:val="24"/>
          </w:rPr>
          <w:t>documents</w:t>
        </w:r>
      </w:ins>
      <w:ins w:id="802" w:author="Ben Remez" w:date="2025-08-26T00:16:00Z" w16du:dateUtc="2025-08-25T21:16:00Z">
        <w:r>
          <w:rPr>
            <w:rFonts w:eastAsiaTheme="minorEastAsia"/>
            <w:sz w:val="24"/>
            <w:szCs w:val="24"/>
          </w:rPr>
          <w:t xml:space="preserve"> </w:t>
        </w:r>
      </w:ins>
      <m:oMath>
        <m:sSub>
          <m:sSubPr>
            <m:ctrlPr>
              <w:ins w:id="803" w:author="Ben Remez" w:date="2025-08-26T00:16:00Z" w16du:dateUtc="2025-08-25T21:16:00Z">
                <w:rPr>
                  <w:rFonts w:ascii="Cambria Math" w:eastAsiaTheme="minorEastAsia" w:hAnsi="Cambria Math"/>
                  <w:i/>
                  <w:sz w:val="24"/>
                  <w:szCs w:val="24"/>
                </w:rPr>
              </w:ins>
            </m:ctrlPr>
          </m:sSubPr>
          <m:e>
            <m:r>
              <w:ins w:id="804" w:author="Ben Remez" w:date="2025-08-26T00:16:00Z" w16du:dateUtc="2025-08-25T21:16:00Z">
                <w:rPr>
                  <w:rFonts w:ascii="Cambria Math" w:eastAsiaTheme="minorEastAsia" w:hAnsi="Cambria Math"/>
                  <w:sz w:val="24"/>
                  <w:szCs w:val="24"/>
                </w:rPr>
                <m:t>D</m:t>
              </w:ins>
            </m:r>
          </m:e>
          <m:sub>
            <m:r>
              <w:ins w:id="805" w:author="Ben Remez" w:date="2025-08-26T00:16:00Z" w16du:dateUtc="2025-08-25T21:16:00Z">
                <w:rPr>
                  <w:rFonts w:ascii="Cambria Math" w:eastAsiaTheme="minorEastAsia" w:hAnsi="Cambria Math"/>
                  <w:sz w:val="24"/>
                  <w:szCs w:val="24"/>
                </w:rPr>
                <m:t>i</m:t>
              </w:ins>
            </m:r>
          </m:sub>
        </m:sSub>
      </m:oMath>
      <w:ins w:id="806" w:author="Ben Remez" w:date="2025-08-26T00:16:00Z" w16du:dateUtc="2025-08-25T21:16:00Z">
        <w:r>
          <w:rPr>
            <w:rFonts w:eastAsiaTheme="minorEastAsia"/>
            <w:sz w:val="24"/>
            <w:szCs w:val="24"/>
          </w:rPr>
          <w:t xml:space="preserve"> and query </w:t>
        </w:r>
      </w:ins>
      <m:oMath>
        <m:r>
          <w:ins w:id="807" w:author="Ben Remez" w:date="2025-08-26T00:16:00Z" w16du:dateUtc="2025-08-25T21:16:00Z">
            <w:rPr>
              <w:rFonts w:ascii="Cambria Math" w:eastAsiaTheme="minorEastAsia" w:hAnsi="Cambria Math"/>
              <w:sz w:val="24"/>
              <w:szCs w:val="24"/>
            </w:rPr>
            <m:t>Q</m:t>
          </w:ins>
        </m:r>
      </m:oMath>
    </w:p>
    <w:p w14:paraId="54F703E9" w14:textId="728B1951" w:rsidR="00877481" w:rsidRDefault="00877481" w:rsidP="00C34E3A">
      <w:pPr>
        <w:pStyle w:val="ListParagraph"/>
        <w:numPr>
          <w:ilvl w:val="0"/>
          <w:numId w:val="19"/>
        </w:numPr>
        <w:jc w:val="both"/>
        <w:rPr>
          <w:ins w:id="808" w:author="Ben Remez" w:date="2025-08-26T00:16:00Z" w16du:dateUtc="2025-08-25T21:16:00Z"/>
          <w:rFonts w:eastAsiaTheme="minorEastAsia"/>
          <w:sz w:val="24"/>
          <w:szCs w:val="24"/>
        </w:rPr>
        <w:pPrChange w:id="809" w:author="Alexander Apartsin" w:date="2025-08-27T11:00:00Z" w16du:dateUtc="2025-08-27T08:00:00Z">
          <w:pPr>
            <w:pStyle w:val="ListParagraph"/>
            <w:numPr>
              <w:numId w:val="19"/>
            </w:numPr>
            <w:ind w:left="1077" w:hanging="360"/>
          </w:pPr>
        </w:pPrChange>
      </w:pPr>
      <m:oMath>
        <m:r>
          <w:ins w:id="810" w:author="Ben Remez" w:date="2025-08-26T00:16:00Z" w16du:dateUtc="2025-08-25T21:16:00Z">
            <w:rPr>
              <w:rFonts w:ascii="Cambria Math" w:eastAsiaTheme="minorEastAsia" w:hAnsi="Cambria Math"/>
              <w:sz w:val="24"/>
              <w:szCs w:val="24"/>
            </w:rPr>
            <m:t>Sim</m:t>
          </w:ins>
        </m:r>
        <m:d>
          <m:dPr>
            <m:ctrlPr>
              <w:ins w:id="811" w:author="Ben Remez" w:date="2025-08-26T00:16:00Z" w16du:dateUtc="2025-08-25T21:16:00Z">
                <w:rPr>
                  <w:rFonts w:ascii="Cambria Math" w:eastAsiaTheme="minorEastAsia" w:hAnsi="Cambria Math"/>
                  <w:i/>
                  <w:sz w:val="24"/>
                  <w:szCs w:val="24"/>
                </w:rPr>
              </w:ins>
            </m:ctrlPr>
          </m:dPr>
          <m:e>
            <m:sSub>
              <m:sSubPr>
                <m:ctrlPr>
                  <w:ins w:id="812" w:author="Ben Remez" w:date="2025-08-26T00:16:00Z" w16du:dateUtc="2025-08-25T21:16:00Z">
                    <w:rPr>
                      <w:rFonts w:ascii="Cambria Math" w:eastAsiaTheme="minorEastAsia" w:hAnsi="Cambria Math"/>
                      <w:i/>
                      <w:sz w:val="24"/>
                      <w:szCs w:val="24"/>
                    </w:rPr>
                  </w:ins>
                </m:ctrlPr>
              </m:sSubPr>
              <m:e>
                <m:r>
                  <w:ins w:id="813" w:author="Ben Remez" w:date="2025-08-26T00:16:00Z" w16du:dateUtc="2025-08-25T21:16:00Z">
                    <w:rPr>
                      <w:rFonts w:ascii="Cambria Math" w:eastAsiaTheme="minorEastAsia" w:hAnsi="Cambria Math"/>
                      <w:sz w:val="24"/>
                      <w:szCs w:val="24"/>
                    </w:rPr>
                    <m:t>D</m:t>
                  </w:ins>
                </m:r>
              </m:e>
              <m:sub>
                <m:r>
                  <w:ins w:id="814" w:author="Ben Remez" w:date="2025-08-26T00:16:00Z" w16du:dateUtc="2025-08-25T21:16:00Z">
                    <w:rPr>
                      <w:rFonts w:ascii="Cambria Math" w:eastAsiaTheme="minorEastAsia" w:hAnsi="Cambria Math"/>
                      <w:sz w:val="24"/>
                      <w:szCs w:val="24"/>
                    </w:rPr>
                    <m:t>i</m:t>
                  </w:ins>
                </m:r>
              </m:sub>
            </m:sSub>
            <m:r>
              <w:ins w:id="815" w:author="Ben Remez" w:date="2025-08-26T00:16:00Z" w16du:dateUtc="2025-08-25T21:16:00Z">
                <w:rPr>
                  <w:rFonts w:ascii="Cambria Math" w:eastAsiaTheme="minorEastAsia" w:hAnsi="Cambria Math"/>
                  <w:sz w:val="24"/>
                  <w:szCs w:val="24"/>
                </w:rPr>
                <m:t xml:space="preserve">, </m:t>
              </w:ins>
            </m:r>
            <m:sSub>
              <m:sSubPr>
                <m:ctrlPr>
                  <w:ins w:id="816" w:author="Ben Remez" w:date="2025-08-26T00:16:00Z" w16du:dateUtc="2025-08-25T21:16:00Z">
                    <w:rPr>
                      <w:rFonts w:ascii="Cambria Math" w:eastAsiaTheme="minorEastAsia" w:hAnsi="Cambria Math"/>
                      <w:i/>
                      <w:sz w:val="24"/>
                      <w:szCs w:val="24"/>
                    </w:rPr>
                  </w:ins>
                </m:ctrlPr>
              </m:sSubPr>
              <m:e>
                <m:r>
                  <w:ins w:id="817" w:author="Ben Remez" w:date="2025-08-26T00:16:00Z" w16du:dateUtc="2025-08-25T21:16:00Z">
                    <w:rPr>
                      <w:rFonts w:ascii="Cambria Math" w:eastAsiaTheme="minorEastAsia" w:hAnsi="Cambria Math"/>
                      <w:sz w:val="24"/>
                      <w:szCs w:val="24"/>
                    </w:rPr>
                    <m:t>D</m:t>
                  </w:ins>
                </m:r>
              </m:e>
              <m:sub>
                <m:r>
                  <w:ins w:id="818" w:author="Ben Remez" w:date="2025-08-26T00:16:00Z" w16du:dateUtc="2025-08-25T21:16:00Z">
                    <w:rPr>
                      <w:rFonts w:ascii="Cambria Math" w:eastAsiaTheme="minorEastAsia" w:hAnsi="Cambria Math"/>
                      <w:sz w:val="24"/>
                      <w:szCs w:val="24"/>
                    </w:rPr>
                    <m:t>j</m:t>
                  </w:ins>
                </m:r>
              </m:sub>
            </m:sSub>
          </m:e>
        </m:d>
      </m:oMath>
      <w:ins w:id="819" w:author="Ben Remez" w:date="2025-08-26T00:16:00Z" w16du:dateUtc="2025-08-25T21:16:00Z">
        <w:r>
          <w:rPr>
            <w:rFonts w:eastAsiaTheme="minorEastAsia"/>
            <w:sz w:val="24"/>
            <w:szCs w:val="24"/>
          </w:rPr>
          <w:t xml:space="preserve"> = similarity between documents</w:t>
        </w:r>
      </w:ins>
    </w:p>
    <w:p w14:paraId="0BB09D79" w14:textId="63418860" w:rsidR="00877481" w:rsidRDefault="00877481" w:rsidP="00C34E3A">
      <w:pPr>
        <w:pStyle w:val="ListParagraph"/>
        <w:numPr>
          <w:ilvl w:val="0"/>
          <w:numId w:val="19"/>
        </w:numPr>
        <w:jc w:val="both"/>
        <w:rPr>
          <w:ins w:id="820" w:author="Ben Remez" w:date="2025-08-26T00:17:00Z" w16du:dateUtc="2025-08-25T21:17:00Z"/>
          <w:rFonts w:eastAsiaTheme="minorEastAsia"/>
          <w:sz w:val="24"/>
          <w:szCs w:val="24"/>
        </w:rPr>
        <w:pPrChange w:id="821" w:author="Alexander Apartsin" w:date="2025-08-27T11:00:00Z" w16du:dateUtc="2025-08-27T08:00:00Z">
          <w:pPr>
            <w:pStyle w:val="ListParagraph"/>
            <w:numPr>
              <w:numId w:val="19"/>
            </w:numPr>
            <w:ind w:left="1077" w:hanging="360"/>
          </w:pPr>
        </w:pPrChange>
      </w:pPr>
      <m:oMath>
        <m:r>
          <w:ins w:id="822" w:author="Ben Remez" w:date="2025-08-26T00:16:00Z" w16du:dateUtc="2025-08-25T21:16:00Z">
            <w:rPr>
              <w:rFonts w:ascii="Cambria Math" w:eastAsiaTheme="minorEastAsia" w:hAnsi="Cambria Math"/>
              <w:sz w:val="24"/>
              <w:szCs w:val="24"/>
            </w:rPr>
            <m:t>λ</m:t>
          </w:ins>
        </m:r>
      </m:oMath>
      <w:ins w:id="823" w:author="Ben Remez" w:date="2025-08-26T00:16:00Z" w16du:dateUtc="2025-08-25T21:16:00Z">
        <w:r>
          <w:rPr>
            <w:rFonts w:eastAsiaTheme="minorEastAsia"/>
            <w:sz w:val="24"/>
            <w:szCs w:val="24"/>
          </w:rPr>
          <w:t xml:space="preserve"> = balance factor b</w:t>
        </w:r>
      </w:ins>
      <w:ins w:id="824" w:author="Ben Remez" w:date="2025-08-26T00:17:00Z" w16du:dateUtc="2025-08-25T21:17:00Z">
        <w:r>
          <w:rPr>
            <w:rFonts w:eastAsiaTheme="minorEastAsia"/>
            <w:sz w:val="24"/>
            <w:szCs w:val="24"/>
          </w:rPr>
          <w:t>etween relevance and diversity</w:t>
        </w:r>
      </w:ins>
    </w:p>
    <w:p w14:paraId="4607AE74" w14:textId="6CE52AB7" w:rsidR="00877481" w:rsidRPr="00877481" w:rsidRDefault="00877481" w:rsidP="00C34E3A">
      <w:pPr>
        <w:ind w:left="360"/>
        <w:jc w:val="both"/>
        <w:rPr>
          <w:ins w:id="825" w:author="Ben Remez" w:date="2025-08-26T00:10:00Z" w16du:dateUtc="2025-08-25T21:10:00Z"/>
          <w:rFonts w:eastAsiaTheme="minorEastAsia"/>
          <w:sz w:val="24"/>
          <w:szCs w:val="24"/>
          <w:rPrChange w:id="826" w:author="Ben Remez" w:date="2025-08-26T00:17:00Z" w16du:dateUtc="2025-08-25T21:17:00Z">
            <w:rPr>
              <w:ins w:id="827" w:author="Ben Remez" w:date="2025-08-26T00:10:00Z" w16du:dateUtc="2025-08-25T21:10:00Z"/>
              <w:sz w:val="24"/>
              <w:szCs w:val="24"/>
            </w:rPr>
          </w:rPrChange>
        </w:rPr>
        <w:pPrChange w:id="828" w:author="Alexander Apartsin" w:date="2025-08-27T11:00:00Z" w16du:dateUtc="2025-08-27T08:00:00Z">
          <w:pPr>
            <w:ind w:left="357"/>
          </w:pPr>
        </w:pPrChange>
      </w:pPr>
      <w:ins w:id="829" w:author="Ben Remez" w:date="2025-08-26T00:17:00Z" w16du:dateUtc="2025-08-25T21:17:00Z">
        <w:r>
          <w:rPr>
            <w:rFonts w:eastAsiaTheme="minorEastAsia"/>
            <w:sz w:val="24"/>
            <w:szCs w:val="24"/>
          </w:rPr>
          <w:t xml:space="preserve">In this project, MMR was </w:t>
        </w:r>
        <w:del w:id="830" w:author="Alexander Apartsin" w:date="2025-08-27T11:24:00Z" w16du:dateUtc="2025-08-27T08:24:00Z">
          <w:r w:rsidDel="000E388D">
            <w:rPr>
              <w:rFonts w:eastAsiaTheme="minorEastAsia"/>
              <w:sz w:val="24"/>
              <w:szCs w:val="24"/>
            </w:rPr>
            <w:delText>particularly useful</w:delText>
          </w:r>
        </w:del>
      </w:ins>
      <w:ins w:id="831" w:author="Alexander Apartsin" w:date="2025-08-27T11:24:00Z" w16du:dateUtc="2025-08-27T08:24:00Z">
        <w:r w:rsidR="000E388D">
          <w:rPr>
            <w:rFonts w:eastAsiaTheme="minorEastAsia"/>
            <w:sz w:val="24"/>
            <w:szCs w:val="24"/>
          </w:rPr>
          <w:t>beneficial</w:t>
        </w:r>
      </w:ins>
      <w:ins w:id="832" w:author="Ben Remez" w:date="2025-08-26T00:17:00Z" w16du:dateUtc="2025-08-25T21:17:00Z">
        <w:r>
          <w:rPr>
            <w:rFonts w:eastAsiaTheme="minorEastAsia"/>
            <w:sz w:val="24"/>
            <w:szCs w:val="24"/>
          </w:rPr>
          <w:t xml:space="preserve"> for reducing redundancy in the retrieved articles while maintaining a high coverage of diverse, relevant evidence for the LLM</w:t>
        </w:r>
      </w:ins>
      <w:ins w:id="833" w:author="Ben Remez" w:date="2025-08-26T00:18:00Z" w16du:dateUtc="2025-08-25T21:18:00Z">
        <w:r>
          <w:rPr>
            <w:rFonts w:eastAsiaTheme="minorEastAsia"/>
            <w:sz w:val="24"/>
            <w:szCs w:val="24"/>
          </w:rPr>
          <w:t>.</w:t>
        </w:r>
      </w:ins>
    </w:p>
    <w:p w14:paraId="390BA73F" w14:textId="0F42241D" w:rsidR="00CC027C" w:rsidRDefault="00CC027C" w:rsidP="00CC027C">
      <w:pPr>
        <w:pStyle w:val="Heading2"/>
        <w:numPr>
          <w:ilvl w:val="1"/>
          <w:numId w:val="1"/>
        </w:numPr>
        <w:rPr>
          <w:ins w:id="834" w:author="Ben Remez" w:date="2025-08-26T00:10:00Z" w16du:dateUtc="2025-08-25T21:10:00Z"/>
        </w:rPr>
      </w:pPr>
      <w:bookmarkStart w:id="835" w:name="_Toc207062961"/>
      <w:ins w:id="836" w:author="Ben Remez" w:date="2025-08-26T00:10:00Z" w16du:dateUtc="2025-08-25T21:10:00Z">
        <w:r>
          <w:t>Reciprocal Rank Fusion (RRF)</w:t>
        </w:r>
        <w:bookmarkEnd w:id="835"/>
      </w:ins>
    </w:p>
    <w:p w14:paraId="2B366DB9" w14:textId="4E2CE76A" w:rsidR="00CC027C" w:rsidRDefault="001067AC" w:rsidP="00C34E3A">
      <w:pPr>
        <w:ind w:left="357"/>
        <w:jc w:val="both"/>
        <w:rPr>
          <w:ins w:id="837" w:author="Ben Remez" w:date="2025-08-26T00:18:00Z" w16du:dateUtc="2025-08-25T21:18:00Z"/>
          <w:sz w:val="24"/>
          <w:szCs w:val="24"/>
        </w:rPr>
        <w:pPrChange w:id="838" w:author="Alexander Apartsin" w:date="2025-08-27T11:01:00Z" w16du:dateUtc="2025-08-27T08:01:00Z">
          <w:pPr>
            <w:ind w:left="357"/>
          </w:pPr>
        </w:pPrChange>
      </w:pPr>
      <w:ins w:id="839" w:author="Ben Remez" w:date="2025-08-26T00:11:00Z" w16du:dateUtc="2025-08-25T21:11:00Z">
        <w:r w:rsidRPr="001067AC">
          <w:rPr>
            <w:sz w:val="24"/>
            <w:szCs w:val="24"/>
          </w:rPr>
          <w:t>Reciprocal Rank Fusion (RRF) is a rank aggregation method that combines multiple ranked lists</w:t>
        </w:r>
        <w:del w:id="840" w:author="Alexander Apartsin" w:date="2025-08-27T11:01:00Z" w16du:dateUtc="2025-08-27T08:01:00Z">
          <w:r w:rsidR="0061713E" w:rsidDel="00C34E3A">
            <w:rPr>
              <w:sz w:val="24"/>
              <w:szCs w:val="24"/>
            </w:rPr>
            <w:delText xml:space="preserve"> - </w:delText>
          </w:r>
          <w:r w:rsidR="0061713E" w:rsidRPr="001067AC" w:rsidDel="00C34E3A">
            <w:rPr>
              <w:sz w:val="24"/>
              <w:szCs w:val="24"/>
            </w:rPr>
            <w:delText>favouring</w:delText>
          </w:r>
          <w:r w:rsidRPr="001067AC" w:rsidDel="00C34E3A">
            <w:rPr>
              <w:sz w:val="24"/>
              <w:szCs w:val="24"/>
            </w:rPr>
            <w:delText xml:space="preserve"> documents that consistently rank highly across them</w:delText>
          </w:r>
          <w:r w:rsidR="0061713E" w:rsidDel="00C34E3A">
            <w:rPr>
              <w:sz w:val="24"/>
              <w:szCs w:val="24"/>
            </w:rPr>
            <w:delText xml:space="preserve"> -</w:delText>
          </w:r>
        </w:del>
      </w:ins>
      <w:ins w:id="841" w:author="Alexander Apartsin" w:date="2025-08-27T11:01:00Z" w16du:dateUtc="2025-08-27T08:01:00Z">
        <w:r w:rsidR="00C34E3A">
          <w:rPr>
            <w:sz w:val="24"/>
            <w:szCs w:val="24"/>
          </w:rPr>
          <w:t>, favouring documents that consistently rank highly across them, as</w:t>
        </w:r>
      </w:ins>
      <w:ins w:id="842" w:author="Ben Remez" w:date="2025-08-26T00:11:00Z" w16du:dateUtc="2025-08-25T21:11:00Z">
        <w:r w:rsidR="0061713E">
          <w:rPr>
            <w:sz w:val="24"/>
            <w:szCs w:val="24"/>
          </w:rPr>
          <w:t xml:space="preserve"> </w:t>
        </w:r>
        <w:del w:id="843" w:author="Alexander Apartsin" w:date="2025-08-27T11:01:00Z" w16du:dateUtc="2025-08-27T08:01:00Z">
          <w:r w:rsidRPr="001067AC" w:rsidDel="00C34E3A">
            <w:rPr>
              <w:sz w:val="24"/>
              <w:szCs w:val="24"/>
            </w:rPr>
            <w:delText>originally proposed</w:delText>
          </w:r>
        </w:del>
      </w:ins>
      <w:ins w:id="844" w:author="Alexander Apartsin" w:date="2025-08-27T11:01:00Z" w16du:dateUtc="2025-08-27T08:01:00Z">
        <w:r w:rsidR="00C34E3A">
          <w:rPr>
            <w:sz w:val="24"/>
            <w:szCs w:val="24"/>
          </w:rPr>
          <w:t>proposed initially</w:t>
        </w:r>
      </w:ins>
      <w:ins w:id="845" w:author="Ben Remez" w:date="2025-08-26T00:11:00Z" w16du:dateUtc="2025-08-25T21:11:00Z">
        <w:r w:rsidRPr="001067AC">
          <w:rPr>
            <w:sz w:val="24"/>
            <w:szCs w:val="24"/>
          </w:rPr>
          <w:t xml:space="preserve"> by Cormack et al</w:t>
        </w:r>
        <w:r>
          <w:rPr>
            <w:sz w:val="24"/>
            <w:szCs w:val="24"/>
          </w:rPr>
          <w:t>. [</w:t>
        </w:r>
      </w:ins>
      <w:ins w:id="846" w:author="Ben Remez" w:date="2025-08-26T10:25:00Z" w16du:dateUtc="2025-08-26T07:25:00Z">
        <w:r w:rsidR="005F5E86">
          <w:rPr>
            <w:sz w:val="24"/>
            <w:szCs w:val="24"/>
          </w:rPr>
          <w:t>7</w:t>
        </w:r>
      </w:ins>
      <w:ins w:id="847" w:author="Ben Remez" w:date="2025-08-26T00:11:00Z" w16du:dateUtc="2025-08-25T21:11:00Z">
        <w:r>
          <w:rPr>
            <w:sz w:val="24"/>
            <w:szCs w:val="24"/>
          </w:rPr>
          <w:t xml:space="preserve">]. </w:t>
        </w:r>
        <w:r w:rsidR="00CC027C" w:rsidRPr="00CC027C">
          <w:rPr>
            <w:sz w:val="24"/>
            <w:szCs w:val="24"/>
            <w:rPrChange w:id="848" w:author="Ben Remez" w:date="2025-08-26T00:11:00Z" w16du:dateUtc="2025-08-25T21:11:00Z">
              <w:rPr/>
            </w:rPrChange>
          </w:rPr>
          <w:t>In our case, RRF was used to merge results from recent and historical article searches.</w:t>
        </w:r>
      </w:ins>
    </w:p>
    <w:p w14:paraId="407E21EF" w14:textId="7BF06CB3" w:rsidR="00172C87" w:rsidRDefault="00172C87" w:rsidP="00C34E3A">
      <w:pPr>
        <w:ind w:left="357"/>
        <w:jc w:val="both"/>
        <w:rPr>
          <w:ins w:id="849" w:author="Ben Remez" w:date="2025-08-26T00:18:00Z" w16du:dateUtc="2025-08-25T21:18:00Z"/>
          <w:rFonts w:eastAsiaTheme="minorEastAsia"/>
          <w:sz w:val="24"/>
          <w:szCs w:val="24"/>
        </w:rPr>
        <w:pPrChange w:id="850" w:author="Alexander Apartsin" w:date="2025-08-27T11:01:00Z" w16du:dateUtc="2025-08-27T08:01:00Z">
          <w:pPr>
            <w:ind w:left="357"/>
          </w:pPr>
        </w:pPrChange>
      </w:pPr>
      <w:ins w:id="851" w:author="Ben Remez" w:date="2025-08-26T00:18:00Z" w16du:dateUtc="2025-08-25T21:18:00Z">
        <w:r>
          <w:rPr>
            <w:sz w:val="24"/>
            <w:szCs w:val="24"/>
          </w:rPr>
          <w:t>The RR</w:t>
        </w:r>
        <w:r w:rsidR="005E3118">
          <w:rPr>
            <w:sz w:val="24"/>
            <w:szCs w:val="24"/>
          </w:rPr>
          <w:t xml:space="preserve">F score for a document </w:t>
        </w:r>
      </w:ins>
      <m:oMath>
        <m:r>
          <w:ins w:id="852" w:author="Ben Remez" w:date="2025-08-26T00:18:00Z" w16du:dateUtc="2025-08-25T21:18:00Z">
            <w:rPr>
              <w:rFonts w:ascii="Cambria Math" w:hAnsi="Cambria Math"/>
              <w:sz w:val="24"/>
              <w:szCs w:val="24"/>
            </w:rPr>
            <m:t>d</m:t>
          </w:ins>
        </m:r>
      </m:oMath>
      <w:ins w:id="853" w:author="Ben Remez" w:date="2025-08-26T00:18:00Z" w16du:dateUtc="2025-08-25T21:18:00Z">
        <w:r w:rsidR="005E3118">
          <w:rPr>
            <w:rFonts w:eastAsiaTheme="minorEastAsia"/>
            <w:sz w:val="24"/>
            <w:szCs w:val="24"/>
          </w:rPr>
          <w:t xml:space="preserve"> </w:t>
        </w:r>
        <w:del w:id="854" w:author="Alexander Apartsin" w:date="2025-08-27T11:20:00Z" w16du:dateUtc="2025-08-27T08:20:00Z">
          <w:r w:rsidR="005E3118" w:rsidDel="00BB7CFB">
            <w:rPr>
              <w:rFonts w:eastAsiaTheme="minorEastAsia"/>
              <w:sz w:val="24"/>
              <w:szCs w:val="24"/>
            </w:rPr>
            <w:delText>is</w:delText>
          </w:r>
        </w:del>
      </w:ins>
      <w:ins w:id="855" w:author="Alexander Apartsin" w:date="2025-08-27T11:20:00Z" w16du:dateUtc="2025-08-27T08:20:00Z">
        <w:r w:rsidR="00BB7CFB">
          <w:rPr>
            <w:rFonts w:eastAsiaTheme="minorEastAsia"/>
            <w:sz w:val="24"/>
            <w:szCs w:val="24"/>
          </w:rPr>
          <w:t>Is</w:t>
        </w:r>
      </w:ins>
      <w:ins w:id="856" w:author="Ben Remez" w:date="2025-08-26T00:18:00Z" w16du:dateUtc="2025-08-25T21:18:00Z">
        <w:r w:rsidR="005E3118">
          <w:rPr>
            <w:rFonts w:eastAsiaTheme="minorEastAsia"/>
            <w:sz w:val="24"/>
            <w:szCs w:val="24"/>
          </w:rPr>
          <w:t xml:space="preserve"> computed as:</w:t>
        </w:r>
      </w:ins>
    </w:p>
    <w:p w14:paraId="257476FB" w14:textId="4E25AC5B" w:rsidR="005E3118" w:rsidRPr="00F33225" w:rsidRDefault="005E3118" w:rsidP="00CC027C">
      <w:pPr>
        <w:ind w:left="357"/>
        <w:rPr>
          <w:ins w:id="857" w:author="Ben Remez" w:date="2025-08-26T00:19:00Z" w16du:dateUtc="2025-08-25T21:19:00Z"/>
          <w:rFonts w:eastAsiaTheme="minorEastAsia"/>
          <w:sz w:val="24"/>
          <w:szCs w:val="24"/>
        </w:rPr>
      </w:pPr>
      <m:oMathPara>
        <m:oMath>
          <m:r>
            <w:ins w:id="858" w:author="Ben Remez" w:date="2025-08-26T00:19:00Z" w16du:dateUtc="2025-08-25T21:19:00Z">
              <w:rPr>
                <w:rFonts w:ascii="Cambria Math" w:hAnsi="Cambria Math"/>
                <w:sz w:val="24"/>
                <w:szCs w:val="24"/>
              </w:rPr>
              <m:t>RRF</m:t>
            </w:ins>
          </m:r>
          <m:d>
            <m:dPr>
              <m:ctrlPr>
                <w:ins w:id="859" w:author="Ben Remez" w:date="2025-08-26T00:19:00Z" w16du:dateUtc="2025-08-25T21:19:00Z">
                  <w:rPr>
                    <w:rFonts w:ascii="Cambria Math" w:hAnsi="Cambria Math"/>
                    <w:i/>
                    <w:sz w:val="24"/>
                    <w:szCs w:val="24"/>
                  </w:rPr>
                </w:ins>
              </m:ctrlPr>
            </m:dPr>
            <m:e>
              <m:r>
                <w:ins w:id="860" w:author="Ben Remez" w:date="2025-08-26T00:19:00Z" w16du:dateUtc="2025-08-25T21:19:00Z">
                  <w:rPr>
                    <w:rFonts w:ascii="Cambria Math" w:hAnsi="Cambria Math"/>
                    <w:sz w:val="24"/>
                    <w:szCs w:val="24"/>
                  </w:rPr>
                  <m:t>d</m:t>
                </w:ins>
              </m:r>
            </m:e>
          </m:d>
          <m:r>
            <w:ins w:id="861" w:author="Ben Remez" w:date="2025-08-26T00:19:00Z" w16du:dateUtc="2025-08-25T21:19:00Z">
              <w:rPr>
                <w:rFonts w:ascii="Cambria Math" w:hAnsi="Cambria Math"/>
                <w:sz w:val="24"/>
                <w:szCs w:val="24"/>
              </w:rPr>
              <m:t xml:space="preserve">= </m:t>
            </w:ins>
          </m:r>
          <m:nary>
            <m:naryPr>
              <m:chr m:val="∑"/>
              <m:limLoc m:val="undOvr"/>
              <m:ctrlPr>
                <w:ins w:id="862" w:author="Ben Remez" w:date="2025-08-26T00:19:00Z" w16du:dateUtc="2025-08-25T21:19:00Z">
                  <w:rPr>
                    <w:rFonts w:ascii="Cambria Math" w:hAnsi="Cambria Math"/>
                    <w:i/>
                    <w:sz w:val="24"/>
                    <w:szCs w:val="24"/>
                  </w:rPr>
                </w:ins>
              </m:ctrlPr>
            </m:naryPr>
            <m:sub>
              <m:r>
                <w:ins w:id="863" w:author="Ben Remez" w:date="2025-08-26T00:19:00Z" w16du:dateUtc="2025-08-25T21:19:00Z">
                  <w:rPr>
                    <w:rFonts w:ascii="Cambria Math" w:hAnsi="Cambria Math"/>
                    <w:sz w:val="24"/>
                    <w:szCs w:val="24"/>
                  </w:rPr>
                  <m:t xml:space="preserve">r ∈ </m:t>
                </w:ins>
              </m:r>
              <m:sSub>
                <m:sSubPr>
                  <m:ctrlPr>
                    <w:ins w:id="864" w:author="Ben Remez" w:date="2025-08-26T00:19:00Z" w16du:dateUtc="2025-08-25T21:19:00Z">
                      <w:rPr>
                        <w:rFonts w:ascii="Cambria Math" w:hAnsi="Cambria Math"/>
                        <w:i/>
                        <w:sz w:val="24"/>
                        <w:szCs w:val="24"/>
                      </w:rPr>
                    </w:ins>
                  </m:ctrlPr>
                </m:sSubPr>
                <m:e>
                  <m:r>
                    <w:ins w:id="865" w:author="Ben Remez" w:date="2025-08-26T00:19:00Z" w16du:dateUtc="2025-08-25T21:19:00Z">
                      <w:rPr>
                        <w:rFonts w:ascii="Cambria Math" w:hAnsi="Cambria Math"/>
                        <w:sz w:val="24"/>
                        <w:szCs w:val="24"/>
                      </w:rPr>
                      <m:t>R</m:t>
                    </w:ins>
                  </m:r>
                </m:e>
                <m:sub>
                  <m:r>
                    <w:ins w:id="866" w:author="Ben Remez" w:date="2025-08-26T00:19:00Z" w16du:dateUtc="2025-08-25T21:19:00Z">
                      <w:rPr>
                        <w:rFonts w:ascii="Cambria Math" w:hAnsi="Cambria Math"/>
                        <w:sz w:val="24"/>
                        <w:szCs w:val="24"/>
                      </w:rPr>
                      <m:t>d</m:t>
                    </w:ins>
                  </m:r>
                </m:sub>
              </m:sSub>
            </m:sub>
            <m:sup/>
            <m:e>
              <m:f>
                <m:fPr>
                  <m:ctrlPr>
                    <w:ins w:id="867" w:author="Ben Remez" w:date="2025-08-26T00:19:00Z" w16du:dateUtc="2025-08-25T21:19:00Z">
                      <w:rPr>
                        <w:rFonts w:ascii="Cambria Math" w:hAnsi="Cambria Math"/>
                        <w:i/>
                        <w:sz w:val="24"/>
                        <w:szCs w:val="24"/>
                      </w:rPr>
                    </w:ins>
                  </m:ctrlPr>
                </m:fPr>
                <m:num>
                  <m:r>
                    <w:ins w:id="868" w:author="Ben Remez" w:date="2025-08-26T00:19:00Z" w16du:dateUtc="2025-08-25T21:19:00Z">
                      <w:rPr>
                        <w:rFonts w:ascii="Cambria Math" w:hAnsi="Cambria Math"/>
                        <w:sz w:val="24"/>
                        <w:szCs w:val="24"/>
                      </w:rPr>
                      <m:t>1</m:t>
                    </w:ins>
                  </m:r>
                </m:num>
                <m:den>
                  <m:r>
                    <w:ins w:id="869" w:author="Ben Remez" w:date="2025-08-26T00:19:00Z" w16du:dateUtc="2025-08-25T21:19:00Z">
                      <w:rPr>
                        <w:rFonts w:ascii="Cambria Math" w:hAnsi="Cambria Math"/>
                        <w:sz w:val="24"/>
                        <w:szCs w:val="24"/>
                      </w:rPr>
                      <m:t>k+r</m:t>
                    </w:ins>
                  </m:r>
                </m:den>
              </m:f>
            </m:e>
          </m:nary>
        </m:oMath>
      </m:oMathPara>
    </w:p>
    <w:p w14:paraId="0E5BD7DD" w14:textId="114105B4" w:rsidR="00F33225" w:rsidRDefault="00F33225" w:rsidP="00CC027C">
      <w:pPr>
        <w:ind w:left="357"/>
        <w:rPr>
          <w:ins w:id="870" w:author="Ben Remez" w:date="2025-08-26T00:19:00Z" w16du:dateUtc="2025-08-25T21:19:00Z"/>
          <w:rFonts w:eastAsiaTheme="minorEastAsia"/>
          <w:sz w:val="24"/>
          <w:szCs w:val="24"/>
        </w:rPr>
      </w:pPr>
      <w:ins w:id="871" w:author="Ben Remez" w:date="2025-08-26T00:19:00Z" w16du:dateUtc="2025-08-25T21:19:00Z">
        <w:r>
          <w:rPr>
            <w:rFonts w:eastAsiaTheme="minorEastAsia"/>
            <w:sz w:val="24"/>
            <w:szCs w:val="24"/>
          </w:rPr>
          <w:t>Where:</w:t>
        </w:r>
      </w:ins>
    </w:p>
    <w:p w14:paraId="3A76F6EF" w14:textId="68FF0C8A" w:rsidR="00F33225" w:rsidRPr="00FD6231" w:rsidRDefault="00000000" w:rsidP="00F33225">
      <w:pPr>
        <w:pStyle w:val="ListParagraph"/>
        <w:numPr>
          <w:ilvl w:val="0"/>
          <w:numId w:val="20"/>
        </w:numPr>
        <w:rPr>
          <w:ins w:id="872" w:author="Ben Remez" w:date="2025-08-26T00:20:00Z" w16du:dateUtc="2025-08-25T21:20:00Z"/>
          <w:sz w:val="24"/>
          <w:szCs w:val="24"/>
          <w:rPrChange w:id="873" w:author="Ben Remez" w:date="2025-08-26T00:20:00Z" w16du:dateUtc="2025-08-25T21:20:00Z">
            <w:rPr>
              <w:ins w:id="874" w:author="Ben Remez" w:date="2025-08-26T00:20:00Z" w16du:dateUtc="2025-08-25T21:20:00Z"/>
              <w:rFonts w:eastAsiaTheme="minorEastAsia"/>
              <w:sz w:val="24"/>
              <w:szCs w:val="24"/>
            </w:rPr>
          </w:rPrChange>
        </w:rPr>
      </w:pPr>
      <m:oMath>
        <m:sSub>
          <m:sSubPr>
            <m:ctrlPr>
              <w:ins w:id="875" w:author="Ben Remez" w:date="2025-08-26T00:19:00Z" w16du:dateUtc="2025-08-25T21:19:00Z">
                <w:rPr>
                  <w:rFonts w:ascii="Cambria Math" w:hAnsi="Cambria Math"/>
                  <w:i/>
                  <w:sz w:val="24"/>
                  <w:szCs w:val="24"/>
                </w:rPr>
              </w:ins>
            </m:ctrlPr>
          </m:sSubPr>
          <m:e>
            <m:r>
              <w:ins w:id="876" w:author="Ben Remez" w:date="2025-08-26T00:19:00Z" w16du:dateUtc="2025-08-25T21:19:00Z">
                <w:rPr>
                  <w:rFonts w:ascii="Cambria Math" w:hAnsi="Cambria Math"/>
                  <w:sz w:val="24"/>
                  <w:szCs w:val="24"/>
                </w:rPr>
                <m:t>R</m:t>
              </w:ins>
            </m:r>
          </m:e>
          <m:sub>
            <m:r>
              <w:ins w:id="877" w:author="Ben Remez" w:date="2025-08-26T00:19:00Z" w16du:dateUtc="2025-08-25T21:19:00Z">
                <w:rPr>
                  <w:rFonts w:ascii="Cambria Math" w:hAnsi="Cambria Math"/>
                  <w:sz w:val="24"/>
                  <w:szCs w:val="24"/>
                </w:rPr>
                <m:t>d</m:t>
              </w:ins>
            </m:r>
          </m:sub>
        </m:sSub>
      </m:oMath>
      <w:ins w:id="878" w:author="Ben Remez" w:date="2025-08-26T00:19:00Z" w16du:dateUtc="2025-08-25T21:19:00Z">
        <w:r w:rsidR="00FD6231">
          <w:rPr>
            <w:rFonts w:eastAsiaTheme="minorEastAsia"/>
            <w:sz w:val="24"/>
            <w:szCs w:val="24"/>
          </w:rPr>
          <w:t xml:space="preserve"> = set of ranks assigned to </w:t>
        </w:r>
      </w:ins>
      <w:ins w:id="879" w:author="Alexander Apartsin" w:date="2025-08-27T11:01:00Z" w16du:dateUtc="2025-08-27T08:01:00Z">
        <w:r w:rsidR="00C34E3A">
          <w:rPr>
            <w:rFonts w:eastAsiaTheme="minorEastAsia"/>
            <w:sz w:val="24"/>
            <w:szCs w:val="24"/>
          </w:rPr>
          <w:t xml:space="preserve">a </w:t>
        </w:r>
      </w:ins>
      <w:ins w:id="880" w:author="Ben Remez" w:date="2025-08-26T00:19:00Z" w16du:dateUtc="2025-08-25T21:19:00Z">
        <w:r w:rsidR="00FD6231">
          <w:rPr>
            <w:rFonts w:eastAsiaTheme="minorEastAsia"/>
            <w:sz w:val="24"/>
            <w:szCs w:val="24"/>
          </w:rPr>
          <w:t xml:space="preserve">document </w:t>
        </w:r>
      </w:ins>
      <m:oMath>
        <m:r>
          <w:ins w:id="881" w:author="Ben Remez" w:date="2025-08-26T00:19:00Z" w16du:dateUtc="2025-08-25T21:19:00Z">
            <w:rPr>
              <w:rFonts w:ascii="Cambria Math" w:eastAsiaTheme="minorEastAsia" w:hAnsi="Cambria Math"/>
              <w:sz w:val="24"/>
              <w:szCs w:val="24"/>
            </w:rPr>
            <m:t>d</m:t>
          </w:ins>
        </m:r>
      </m:oMath>
      <w:ins w:id="882" w:author="Ben Remez" w:date="2025-08-26T00:20:00Z" w16du:dateUtc="2025-08-25T21:20:00Z">
        <w:r w:rsidR="00FD6231">
          <w:rPr>
            <w:rFonts w:eastAsiaTheme="minorEastAsia"/>
            <w:sz w:val="24"/>
            <w:szCs w:val="24"/>
          </w:rPr>
          <w:t xml:space="preserve"> across different retrieval runs</w:t>
        </w:r>
      </w:ins>
    </w:p>
    <w:p w14:paraId="57F57318" w14:textId="4C075472" w:rsidR="00FD6231" w:rsidRPr="00FD6231" w:rsidRDefault="00FD6231" w:rsidP="00F33225">
      <w:pPr>
        <w:pStyle w:val="ListParagraph"/>
        <w:numPr>
          <w:ilvl w:val="0"/>
          <w:numId w:val="20"/>
        </w:numPr>
        <w:rPr>
          <w:ins w:id="883" w:author="Ben Remez" w:date="2025-08-26T00:20:00Z" w16du:dateUtc="2025-08-25T21:20:00Z"/>
          <w:sz w:val="24"/>
          <w:szCs w:val="24"/>
          <w:rPrChange w:id="884" w:author="Ben Remez" w:date="2025-08-26T00:20:00Z" w16du:dateUtc="2025-08-25T21:20:00Z">
            <w:rPr>
              <w:ins w:id="885" w:author="Ben Remez" w:date="2025-08-26T00:20:00Z" w16du:dateUtc="2025-08-25T21:20:00Z"/>
              <w:rFonts w:eastAsiaTheme="minorEastAsia"/>
              <w:sz w:val="24"/>
              <w:szCs w:val="24"/>
            </w:rPr>
          </w:rPrChange>
        </w:rPr>
      </w:pPr>
      <m:oMath>
        <m:r>
          <w:ins w:id="886" w:author="Ben Remez" w:date="2025-08-26T00:20:00Z" w16du:dateUtc="2025-08-25T21:20:00Z">
            <w:rPr>
              <w:rFonts w:ascii="Cambria Math" w:hAnsi="Cambria Math"/>
              <w:sz w:val="24"/>
              <w:szCs w:val="24"/>
            </w:rPr>
            <m:t>r</m:t>
          </w:ins>
        </m:r>
      </m:oMath>
      <w:ins w:id="887" w:author="Ben Remez" w:date="2025-08-26T00:20:00Z" w16du:dateUtc="2025-08-25T21:20:00Z">
        <w:r>
          <w:rPr>
            <w:rFonts w:eastAsiaTheme="minorEastAsia"/>
            <w:sz w:val="24"/>
            <w:szCs w:val="24"/>
          </w:rPr>
          <w:t xml:space="preserve"> = rank position of the document in one retrieval list</w:t>
        </w:r>
      </w:ins>
    </w:p>
    <w:p w14:paraId="0EC44A93" w14:textId="0F8F1307" w:rsidR="00FD6231" w:rsidRPr="008864B6" w:rsidRDefault="00FD6231" w:rsidP="00F33225">
      <w:pPr>
        <w:pStyle w:val="ListParagraph"/>
        <w:numPr>
          <w:ilvl w:val="0"/>
          <w:numId w:val="20"/>
        </w:numPr>
        <w:rPr>
          <w:ins w:id="888" w:author="Ben Remez" w:date="2025-08-26T00:20:00Z" w16du:dateUtc="2025-08-25T21:20:00Z"/>
          <w:sz w:val="24"/>
          <w:szCs w:val="24"/>
          <w:rPrChange w:id="889" w:author="Ben Remez" w:date="2025-08-26T00:20:00Z" w16du:dateUtc="2025-08-25T21:20:00Z">
            <w:rPr>
              <w:ins w:id="890" w:author="Ben Remez" w:date="2025-08-26T00:20:00Z" w16du:dateUtc="2025-08-25T21:20:00Z"/>
              <w:rFonts w:eastAsiaTheme="minorEastAsia"/>
              <w:sz w:val="24"/>
              <w:szCs w:val="24"/>
            </w:rPr>
          </w:rPrChange>
        </w:rPr>
      </w:pPr>
      <m:oMath>
        <m:r>
          <w:ins w:id="891" w:author="Ben Remez" w:date="2025-08-26T00:20:00Z" w16du:dateUtc="2025-08-25T21:20:00Z">
            <w:rPr>
              <w:rFonts w:ascii="Cambria Math" w:hAnsi="Cambria Math"/>
              <w:sz w:val="24"/>
              <w:szCs w:val="24"/>
            </w:rPr>
            <m:t>k</m:t>
          </w:ins>
        </m:r>
      </m:oMath>
      <w:ins w:id="892" w:author="Ben Remez" w:date="2025-08-26T00:20:00Z" w16du:dateUtc="2025-08-25T21:20:00Z">
        <w:r>
          <w:rPr>
            <w:rFonts w:eastAsiaTheme="minorEastAsia"/>
            <w:sz w:val="24"/>
            <w:szCs w:val="24"/>
          </w:rPr>
          <w:t xml:space="preserve"> = constant to reduce the influence of low-ranked documents</w:t>
        </w:r>
      </w:ins>
    </w:p>
    <w:p w14:paraId="1FBF48FB" w14:textId="38E1BBEC" w:rsidR="008864B6" w:rsidRDefault="008864B6" w:rsidP="008864B6">
      <w:pPr>
        <w:ind w:left="357"/>
        <w:rPr>
          <w:ins w:id="893" w:author="Ben Remez" w:date="2025-08-26T00:20:00Z" w16du:dateUtc="2025-08-25T21:20:00Z"/>
          <w:sz w:val="24"/>
          <w:szCs w:val="24"/>
        </w:rPr>
      </w:pPr>
      <w:ins w:id="894" w:author="Ben Remez" w:date="2025-08-26T00:20:00Z" w16du:dateUtc="2025-08-25T21:20:00Z">
        <w:r>
          <w:rPr>
            <w:sz w:val="24"/>
            <w:szCs w:val="24"/>
          </w:rPr>
          <w:t xml:space="preserve">We combined results from </w:t>
        </w:r>
        <w:proofErr w:type="gramStart"/>
        <w:r>
          <w:rPr>
            <w:sz w:val="24"/>
            <w:szCs w:val="24"/>
          </w:rPr>
          <w:t>two time</w:t>
        </w:r>
        <w:proofErr w:type="gramEnd"/>
        <w:r>
          <w:rPr>
            <w:sz w:val="24"/>
            <w:szCs w:val="24"/>
          </w:rPr>
          <w:t xml:space="preserve"> windows:</w:t>
        </w:r>
      </w:ins>
    </w:p>
    <w:p w14:paraId="359C0593" w14:textId="4A98CC04" w:rsidR="008864B6" w:rsidRDefault="008864B6" w:rsidP="008864B6">
      <w:pPr>
        <w:pStyle w:val="ListParagraph"/>
        <w:numPr>
          <w:ilvl w:val="0"/>
          <w:numId w:val="21"/>
        </w:numPr>
        <w:rPr>
          <w:ins w:id="895" w:author="Ben Remez" w:date="2025-08-26T00:21:00Z" w16du:dateUtc="2025-08-25T21:21:00Z"/>
          <w:sz w:val="24"/>
          <w:szCs w:val="24"/>
        </w:rPr>
      </w:pPr>
      <w:ins w:id="896" w:author="Ben Remez" w:date="2025-08-26T00:21:00Z" w16du:dateUtc="2025-08-25T21:21:00Z">
        <w:r>
          <w:rPr>
            <w:sz w:val="24"/>
            <w:szCs w:val="24"/>
          </w:rPr>
          <w:lastRenderedPageBreak/>
          <w:t>Recent documents: up to the target forecast date</w:t>
        </w:r>
      </w:ins>
    </w:p>
    <w:p w14:paraId="52FC0949" w14:textId="03D476B8" w:rsidR="008864B6" w:rsidRDefault="008864B6" w:rsidP="008864B6">
      <w:pPr>
        <w:pStyle w:val="ListParagraph"/>
        <w:numPr>
          <w:ilvl w:val="0"/>
          <w:numId w:val="21"/>
        </w:numPr>
        <w:rPr>
          <w:ins w:id="897" w:author="Ben Remez" w:date="2025-08-26T00:21:00Z" w16du:dateUtc="2025-08-25T21:21:00Z"/>
          <w:sz w:val="24"/>
          <w:szCs w:val="24"/>
        </w:rPr>
      </w:pPr>
      <w:ins w:id="898" w:author="Ben Remez" w:date="2025-08-26T00:21:00Z" w16du:dateUtc="2025-08-25T21:21:00Z">
        <w:r>
          <w:rPr>
            <w:sz w:val="24"/>
            <w:szCs w:val="24"/>
          </w:rPr>
          <w:t>Historical documents: up to 30 days before the target date</w:t>
        </w:r>
      </w:ins>
    </w:p>
    <w:p w14:paraId="3E76432F" w14:textId="7A9B21AA" w:rsidR="008864B6" w:rsidRPr="008864B6" w:rsidRDefault="008864B6" w:rsidP="00C34E3A">
      <w:pPr>
        <w:ind w:left="357"/>
        <w:jc w:val="both"/>
        <w:rPr>
          <w:ins w:id="899" w:author="Ben Remez" w:date="2025-08-24T22:17:00Z" w16du:dateUtc="2025-08-24T19:17:00Z"/>
          <w:sz w:val="24"/>
          <w:szCs w:val="24"/>
          <w:rPrChange w:id="900" w:author="Ben Remez" w:date="2025-08-26T00:21:00Z" w16du:dateUtc="2025-08-25T21:21:00Z">
            <w:rPr>
              <w:ins w:id="901" w:author="Ben Remez" w:date="2025-08-24T22:17:00Z" w16du:dateUtc="2025-08-24T19:17:00Z"/>
            </w:rPr>
          </w:rPrChange>
        </w:rPr>
        <w:pPrChange w:id="902" w:author="Alexander Apartsin" w:date="2025-08-27T11:01:00Z" w16du:dateUtc="2025-08-27T08:01:00Z">
          <w:pPr/>
        </w:pPrChange>
      </w:pPr>
      <w:ins w:id="903" w:author="Ben Remez" w:date="2025-08-26T00:21:00Z" w16du:dateUtc="2025-08-25T21:21:00Z">
        <w:r>
          <w:rPr>
            <w:sz w:val="24"/>
            <w:szCs w:val="24"/>
          </w:rPr>
          <w:t xml:space="preserve">To prioritize timeliness, we applied exponential time-decay weighting with </w:t>
        </w:r>
      </w:ins>
      <m:oMath>
        <m:r>
          <w:ins w:id="904" w:author="Ben Remez" w:date="2025-08-26T00:22:00Z" w16du:dateUtc="2025-08-25T21:22:00Z">
            <w:rPr>
              <w:rFonts w:ascii="Cambria Math" w:hAnsi="Cambria Math"/>
              <w:sz w:val="24"/>
              <w:szCs w:val="24"/>
            </w:rPr>
            <m:t>α=0.015</m:t>
          </w:ins>
        </m:r>
      </m:oMath>
      <w:ins w:id="905" w:author="Ben Remez" w:date="2025-08-26T00:22:00Z" w16du:dateUtc="2025-08-25T21:22:00Z">
        <w:r>
          <w:rPr>
            <w:rFonts w:eastAsiaTheme="minorEastAsia"/>
            <w:sz w:val="24"/>
            <w:szCs w:val="24"/>
          </w:rPr>
          <w:t xml:space="preserve">, giving higher importance to recent evidence. This approach improved retrieval quality and </w:t>
        </w:r>
        <w:del w:id="906" w:author="Alexander Apartsin" w:date="2025-08-27T11:01:00Z" w16du:dateUtc="2025-08-27T08:01:00Z">
          <w:r w:rsidDel="00C34E3A">
            <w:rPr>
              <w:rFonts w:eastAsiaTheme="minorEastAsia"/>
              <w:sz w:val="24"/>
              <w:szCs w:val="24"/>
            </w:rPr>
            <w:delText>contributed significantly to the improved</w:delText>
          </w:r>
        </w:del>
      </w:ins>
      <w:ins w:id="907" w:author="Alexander Apartsin" w:date="2025-08-27T11:01:00Z" w16du:dateUtc="2025-08-27T08:01:00Z">
        <w:r w:rsidR="00C34E3A">
          <w:rPr>
            <w:rFonts w:eastAsiaTheme="minorEastAsia"/>
            <w:sz w:val="24"/>
            <w:szCs w:val="24"/>
          </w:rPr>
          <w:t>significantly contributed to the enhanced</w:t>
        </w:r>
      </w:ins>
      <w:ins w:id="908" w:author="Ben Remez" w:date="2025-08-26T00:22:00Z" w16du:dateUtc="2025-08-25T21:22:00Z">
        <w:r>
          <w:rPr>
            <w:rFonts w:eastAsiaTheme="minorEastAsia"/>
            <w:sz w:val="24"/>
            <w:szCs w:val="24"/>
          </w:rPr>
          <w:t xml:space="preserve"> performance.</w:t>
        </w:r>
      </w:ins>
    </w:p>
    <w:p w14:paraId="56DE4CB1" w14:textId="3AB9A50B" w:rsidR="00E80FF6" w:rsidRDefault="00E80FF6">
      <w:pPr>
        <w:pStyle w:val="Heading1"/>
        <w:numPr>
          <w:ilvl w:val="0"/>
          <w:numId w:val="1"/>
        </w:numPr>
        <w:ind w:left="357" w:hanging="357"/>
        <w:rPr>
          <w:ins w:id="909" w:author="Ben Remez" w:date="2025-08-24T22:17:00Z" w16du:dateUtc="2025-08-24T19:17:00Z"/>
        </w:rPr>
        <w:pPrChange w:id="910" w:author="Ben Remez" w:date="2025-08-24T22:18:00Z" w16du:dateUtc="2025-08-24T19:18:00Z">
          <w:pPr>
            <w:pStyle w:val="Heading1"/>
            <w:numPr>
              <w:numId w:val="1"/>
            </w:numPr>
            <w:ind w:left="720" w:hanging="360"/>
          </w:pPr>
        </w:pPrChange>
      </w:pPr>
      <w:bookmarkStart w:id="911" w:name="_Toc207062962"/>
      <w:ins w:id="912" w:author="Ben Remez" w:date="2025-08-24T22:17:00Z" w16du:dateUtc="2025-08-24T19:17:00Z">
        <w:r>
          <w:t>Retrieval-Augmented Generation (RAG)</w:t>
        </w:r>
        <w:bookmarkEnd w:id="911"/>
      </w:ins>
    </w:p>
    <w:p w14:paraId="6EFB8C4F" w14:textId="0E6A0A0B" w:rsidR="00E80FF6" w:rsidRPr="0064285A" w:rsidRDefault="00E80FF6" w:rsidP="00C34E3A">
      <w:pPr>
        <w:ind w:firstLine="357"/>
        <w:jc w:val="both"/>
        <w:rPr>
          <w:ins w:id="913" w:author="Ben Remez" w:date="2025-08-24T22:20:00Z" w16du:dateUtc="2025-08-24T19:20:00Z"/>
          <w:sz w:val="24"/>
          <w:szCs w:val="24"/>
          <w:rPrChange w:id="914" w:author="Ben Remez" w:date="2025-08-25T12:13:00Z" w16du:dateUtc="2025-08-25T09:13:00Z">
            <w:rPr>
              <w:ins w:id="915" w:author="Ben Remez" w:date="2025-08-24T22:20:00Z" w16du:dateUtc="2025-08-24T19:20:00Z"/>
            </w:rPr>
          </w:rPrChange>
        </w:rPr>
        <w:pPrChange w:id="916" w:author="Alexander Apartsin" w:date="2025-08-27T11:01:00Z" w16du:dateUtc="2025-08-27T08:01:00Z">
          <w:pPr/>
        </w:pPrChange>
      </w:pPr>
      <w:ins w:id="917" w:author="Ben Remez" w:date="2025-08-24T22:18:00Z" w16du:dateUtc="2025-08-24T19:18:00Z">
        <w:r w:rsidRPr="0064285A">
          <w:rPr>
            <w:sz w:val="24"/>
            <w:szCs w:val="24"/>
            <w:rPrChange w:id="918" w:author="Ben Remez" w:date="2025-08-25T12:13:00Z" w16du:dateUtc="2025-08-25T09:13:00Z">
              <w:rPr/>
            </w:rPrChange>
          </w:rPr>
          <w:t>Retri</w:t>
        </w:r>
      </w:ins>
      <w:ins w:id="919" w:author="Alexander Apartsin" w:date="2025-08-27T11:01:00Z" w16du:dateUtc="2025-08-27T08:01:00Z">
        <w:r w:rsidR="00C34E3A">
          <w:rPr>
            <w:sz w:val="24"/>
            <w:szCs w:val="24"/>
          </w:rPr>
          <w:t>e</w:t>
        </w:r>
      </w:ins>
      <w:ins w:id="920" w:author="Ben Remez" w:date="2025-08-24T22:18:00Z" w16du:dateUtc="2025-08-24T19:18:00Z">
        <w:r w:rsidRPr="0064285A">
          <w:rPr>
            <w:sz w:val="24"/>
            <w:szCs w:val="24"/>
            <w:rPrChange w:id="921" w:author="Ben Remez" w:date="2025-08-25T12:13:00Z" w16du:dateUtc="2025-08-25T09:13:00Z">
              <w:rPr/>
            </w:rPrChange>
          </w:rPr>
          <w:t xml:space="preserve">val-Augmented Generation (RAG) is an emerging paradigm that enhances large language models (LLMs) by combining retrieval-based methods with generative reasoning. Instead of </w:t>
        </w:r>
      </w:ins>
      <w:ins w:id="922" w:author="Ben Remez" w:date="2025-08-24T22:19:00Z" w16du:dateUtc="2025-08-24T19:19:00Z">
        <w:r w:rsidRPr="0064285A">
          <w:rPr>
            <w:sz w:val="24"/>
            <w:szCs w:val="24"/>
            <w:rPrChange w:id="923" w:author="Ben Remez" w:date="2025-08-25T12:13:00Z" w16du:dateUtc="2025-08-25T09:13:00Z">
              <w:rPr/>
            </w:rPrChange>
          </w:rPr>
          <w:t>relying solely on the model’s pre-trained parameters, RAG dynamically retrieves relevant external knowledge</w:t>
        </w:r>
        <w:del w:id="924" w:author="Alexander Apartsin" w:date="2025-08-27T11:01:00Z" w16du:dateUtc="2025-08-27T08:01:00Z">
          <w:r w:rsidRPr="0064285A" w:rsidDel="00C34E3A">
            <w:rPr>
              <w:sz w:val="24"/>
              <w:szCs w:val="24"/>
              <w:rPrChange w:id="925" w:author="Ben Remez" w:date="2025-08-25T12:13:00Z" w16du:dateUtc="2025-08-25T09:13:00Z">
                <w:rPr/>
              </w:rPrChange>
            </w:rPr>
            <w:delText xml:space="preserve"> and integrates</w:delText>
          </w:r>
        </w:del>
      </w:ins>
      <w:ins w:id="926" w:author="Alexander Apartsin" w:date="2025-08-27T11:01:00Z" w16du:dateUtc="2025-08-27T08:01:00Z">
        <w:r w:rsidR="00C34E3A">
          <w:rPr>
            <w:sz w:val="24"/>
            <w:szCs w:val="24"/>
          </w:rPr>
          <w:t>. It integrates</w:t>
        </w:r>
      </w:ins>
      <w:ins w:id="927" w:author="Ben Remez" w:date="2025-08-24T22:19:00Z" w16du:dateUtc="2025-08-24T19:19:00Z">
        <w:r w:rsidRPr="0064285A">
          <w:rPr>
            <w:sz w:val="24"/>
            <w:szCs w:val="24"/>
            <w:rPrChange w:id="928" w:author="Ben Remez" w:date="2025-08-25T12:13:00Z" w16du:dateUtc="2025-08-25T09:13:00Z">
              <w:rPr/>
            </w:rPrChange>
          </w:rPr>
          <w:t xml:space="preserve"> it into the generation process, enabling LLMs to provide more accurate, context-aware, and up-to-date responses</w:t>
        </w:r>
      </w:ins>
      <w:ins w:id="929" w:author="Ben Remez" w:date="2025-08-24T22:26:00Z" w16du:dateUtc="2025-08-24T19:26:00Z">
        <w:r w:rsidR="00601927" w:rsidRPr="0064285A">
          <w:rPr>
            <w:sz w:val="24"/>
            <w:szCs w:val="24"/>
            <w:rPrChange w:id="930" w:author="Ben Remez" w:date="2025-08-25T12:13:00Z" w16du:dateUtc="2025-08-25T09:13:00Z">
              <w:rPr/>
            </w:rPrChange>
          </w:rPr>
          <w:t xml:space="preserve"> [</w:t>
        </w:r>
      </w:ins>
      <w:ins w:id="931" w:author="Ben Remez" w:date="2025-08-26T11:13:00Z" w16du:dateUtc="2025-08-26T08:13:00Z">
        <w:r w:rsidR="00880C19">
          <w:rPr>
            <w:sz w:val="24"/>
            <w:szCs w:val="24"/>
          </w:rPr>
          <w:t>12</w:t>
        </w:r>
      </w:ins>
      <w:ins w:id="932" w:author="Ben Remez" w:date="2025-08-24T22:26:00Z" w16du:dateUtc="2025-08-24T19:26:00Z">
        <w:r w:rsidR="00601927" w:rsidRPr="0064285A">
          <w:rPr>
            <w:sz w:val="24"/>
            <w:szCs w:val="24"/>
            <w:rPrChange w:id="933" w:author="Ben Remez" w:date="2025-08-25T12:13:00Z" w16du:dateUtc="2025-08-25T09:13:00Z">
              <w:rPr/>
            </w:rPrChange>
          </w:rPr>
          <w:t>]</w:t>
        </w:r>
      </w:ins>
      <w:ins w:id="934" w:author="Ben Remez" w:date="2025-08-24T22:19:00Z" w16du:dateUtc="2025-08-24T19:19:00Z">
        <w:r w:rsidRPr="0064285A">
          <w:rPr>
            <w:sz w:val="24"/>
            <w:szCs w:val="24"/>
            <w:rPrChange w:id="935" w:author="Ben Remez" w:date="2025-08-25T12:13:00Z" w16du:dateUtc="2025-08-25T09:13:00Z">
              <w:rPr/>
            </w:rPrChange>
          </w:rPr>
          <w:t>.</w:t>
        </w:r>
      </w:ins>
    </w:p>
    <w:p w14:paraId="38A7FB5E" w14:textId="49F800C9" w:rsidR="00E80FF6" w:rsidRPr="0064285A" w:rsidRDefault="00E80FF6" w:rsidP="00C34E3A">
      <w:pPr>
        <w:jc w:val="both"/>
        <w:rPr>
          <w:ins w:id="936" w:author="Ben Remez" w:date="2025-08-24T22:21:00Z" w16du:dateUtc="2025-08-24T19:21:00Z"/>
          <w:sz w:val="24"/>
          <w:szCs w:val="24"/>
          <w:rPrChange w:id="937" w:author="Ben Remez" w:date="2025-08-25T12:13:00Z" w16du:dateUtc="2025-08-25T09:13:00Z">
            <w:rPr>
              <w:ins w:id="938" w:author="Ben Remez" w:date="2025-08-24T22:21:00Z" w16du:dateUtc="2025-08-24T19:21:00Z"/>
            </w:rPr>
          </w:rPrChange>
        </w:rPr>
        <w:pPrChange w:id="939" w:author="Alexander Apartsin" w:date="2025-08-27T11:01:00Z" w16du:dateUtc="2025-08-27T08:01:00Z">
          <w:pPr/>
        </w:pPrChange>
      </w:pPr>
      <w:ins w:id="940" w:author="Ben Remez" w:date="2025-08-24T22:20:00Z" w16du:dateUtc="2025-08-24T19:20:00Z">
        <w:r w:rsidRPr="0064285A">
          <w:rPr>
            <w:sz w:val="24"/>
            <w:szCs w:val="24"/>
            <w:rPrChange w:id="941" w:author="Ben Remez" w:date="2025-08-25T12:13:00Z" w16du:dateUtc="2025-08-25T09:13:00Z">
              <w:rPr/>
            </w:rPrChange>
          </w:rPr>
          <w:t>In this project, R</w:t>
        </w:r>
      </w:ins>
      <w:ins w:id="942" w:author="Ben Remez" w:date="2025-08-24T22:26:00Z" w16du:dateUtc="2025-08-24T19:26:00Z">
        <w:r w:rsidR="00601927" w:rsidRPr="0064285A">
          <w:rPr>
            <w:sz w:val="24"/>
            <w:szCs w:val="24"/>
            <w:rPrChange w:id="943" w:author="Ben Remez" w:date="2025-08-25T12:13:00Z" w16du:dateUtc="2025-08-25T09:13:00Z">
              <w:rPr/>
            </w:rPrChange>
          </w:rPr>
          <w:t>A</w:t>
        </w:r>
      </w:ins>
      <w:ins w:id="944" w:author="Ben Remez" w:date="2025-08-24T22:20:00Z" w16du:dateUtc="2025-08-24T19:20:00Z">
        <w:r w:rsidRPr="0064285A">
          <w:rPr>
            <w:sz w:val="24"/>
            <w:szCs w:val="24"/>
            <w:rPrChange w:id="945" w:author="Ben Remez" w:date="2025-08-25T12:13:00Z" w16du:dateUtc="2025-08-25T09:13:00Z">
              <w:rPr/>
            </w:rPrChange>
          </w:rPr>
          <w:t xml:space="preserve">G was implemented by combining LangChain for orchestrating the retrieval and reasoning pipeline and Weaviate as the semantic vector database to perform high-dimensional </w:t>
        </w:r>
      </w:ins>
      <w:ins w:id="946" w:author="Ben Remez" w:date="2025-08-24T22:21:00Z" w16du:dateUtc="2025-08-24T19:21:00Z">
        <w:r w:rsidRPr="0064285A">
          <w:rPr>
            <w:sz w:val="24"/>
            <w:szCs w:val="24"/>
            <w:rPrChange w:id="947" w:author="Ben Remez" w:date="2025-08-25T12:13:00Z" w16du:dateUtc="2025-08-25T09:13:00Z">
              <w:rPr/>
            </w:rPrChange>
          </w:rPr>
          <w:t>similarity searches. Relevant document embeddings were stored in Weaviate, enabling the pipeline to retrieve supporting evidence for each hypothesis and feed it into the LLM for improved hypothesis scoring and evaluation.</w:t>
        </w:r>
      </w:ins>
    </w:p>
    <w:p w14:paraId="2242905A" w14:textId="101102CF" w:rsidR="00E80FF6" w:rsidRPr="0064285A" w:rsidRDefault="00E80FF6" w:rsidP="00C34E3A">
      <w:pPr>
        <w:jc w:val="both"/>
        <w:rPr>
          <w:ins w:id="948" w:author="Ben Remez" w:date="2025-08-24T22:30:00Z" w16du:dateUtc="2025-08-24T19:30:00Z"/>
          <w:sz w:val="24"/>
          <w:szCs w:val="24"/>
          <w:rPrChange w:id="949" w:author="Ben Remez" w:date="2025-08-25T12:13:00Z" w16du:dateUtc="2025-08-25T09:13:00Z">
            <w:rPr>
              <w:ins w:id="950" w:author="Ben Remez" w:date="2025-08-24T22:30:00Z" w16du:dateUtc="2025-08-24T19:30:00Z"/>
            </w:rPr>
          </w:rPrChange>
        </w:rPr>
        <w:pPrChange w:id="951" w:author="Alexander Apartsin" w:date="2025-08-27T11:01:00Z" w16du:dateUtc="2025-08-27T08:01:00Z">
          <w:pPr/>
        </w:pPrChange>
      </w:pPr>
      <w:ins w:id="952" w:author="Ben Remez" w:date="2025-08-24T22:21:00Z" w16du:dateUtc="2025-08-24T19:21:00Z">
        <w:r w:rsidRPr="0064285A">
          <w:rPr>
            <w:sz w:val="24"/>
            <w:szCs w:val="24"/>
            <w:rPrChange w:id="953" w:author="Ben Remez" w:date="2025-08-25T12:13:00Z" w16du:dateUtc="2025-08-25T09:13:00Z">
              <w:rPr/>
            </w:rPrChange>
          </w:rPr>
          <w:t>An essential enable</w:t>
        </w:r>
      </w:ins>
      <w:ins w:id="954" w:author="Ben Remez" w:date="2025-08-24T22:22:00Z" w16du:dateUtc="2025-08-24T19:22:00Z">
        <w:r w:rsidRPr="0064285A">
          <w:rPr>
            <w:sz w:val="24"/>
            <w:szCs w:val="24"/>
            <w:rPrChange w:id="955" w:author="Ben Remez" w:date="2025-08-25T12:13:00Z" w16du:dateUtc="2025-08-25T09:13:00Z">
              <w:rPr/>
            </w:rPrChange>
          </w:rPr>
          <w:t>r</w:t>
        </w:r>
      </w:ins>
      <w:ins w:id="956" w:author="Ben Remez" w:date="2025-08-24T22:21:00Z" w16du:dateUtc="2025-08-24T19:21:00Z">
        <w:r w:rsidRPr="0064285A">
          <w:rPr>
            <w:sz w:val="24"/>
            <w:szCs w:val="24"/>
            <w:rPrChange w:id="957" w:author="Ben Remez" w:date="2025-08-25T12:13:00Z" w16du:dateUtc="2025-08-25T09:13:00Z">
              <w:rPr/>
            </w:rPrChange>
          </w:rPr>
          <w:t xml:space="preserve"> of </w:t>
        </w:r>
        <w:proofErr w:type="spellStart"/>
        <w:r w:rsidRPr="0064285A">
          <w:rPr>
            <w:sz w:val="24"/>
            <w:szCs w:val="24"/>
            <w:rPrChange w:id="958" w:author="Ben Remez" w:date="2025-08-25T12:13:00Z" w16du:dateUtc="2025-08-25T09:13:00Z">
              <w:rPr/>
            </w:rPrChange>
          </w:rPr>
          <w:t>RAG’s</w:t>
        </w:r>
        <w:proofErr w:type="spellEnd"/>
        <w:r w:rsidRPr="0064285A">
          <w:rPr>
            <w:sz w:val="24"/>
            <w:szCs w:val="24"/>
            <w:rPrChange w:id="959" w:author="Ben Remez" w:date="2025-08-25T12:13:00Z" w16du:dateUtc="2025-08-25T09:13:00Z">
              <w:rPr/>
            </w:rPrChange>
          </w:rPr>
          <w:t xml:space="preserve"> </w:t>
        </w:r>
      </w:ins>
      <w:ins w:id="960" w:author="Ben Remez" w:date="2025-08-24T22:22:00Z" w16du:dateUtc="2025-08-24T19:22:00Z">
        <w:r w:rsidRPr="0064285A">
          <w:rPr>
            <w:sz w:val="24"/>
            <w:szCs w:val="24"/>
            <w:rPrChange w:id="961" w:author="Ben Remez" w:date="2025-08-25T12:13:00Z" w16du:dateUtc="2025-08-25T09:13:00Z">
              <w:rPr/>
            </w:rPrChange>
          </w:rPr>
          <w:t>performance is the use of vector embeddings to represent document content in a high-dimensional semantic space. Weavia</w:t>
        </w:r>
      </w:ins>
      <w:ins w:id="962" w:author="Ben Remez" w:date="2025-08-24T22:23:00Z" w16du:dateUtc="2025-08-24T19:23:00Z">
        <w:r w:rsidRPr="0064285A">
          <w:rPr>
            <w:sz w:val="24"/>
            <w:szCs w:val="24"/>
            <w:rPrChange w:id="963" w:author="Ben Remez" w:date="2025-08-25T12:13:00Z" w16du:dateUtc="2025-08-25T09:13:00Z">
              <w:rPr/>
            </w:rPrChange>
          </w:rPr>
          <w:t xml:space="preserve">te’s vector search leverages embeddings derived from modern neural architectures to contextual and semantic similarity between documents. These concepts are rooted in </w:t>
        </w:r>
      </w:ins>
      <w:ins w:id="964" w:author="Ben Remez" w:date="2025-08-24T22:27:00Z" w16du:dateUtc="2025-08-24T19:27:00Z">
        <w:r w:rsidR="00601927" w:rsidRPr="0064285A">
          <w:rPr>
            <w:sz w:val="24"/>
            <w:szCs w:val="24"/>
            <w:rPrChange w:id="965" w:author="Ben Remez" w:date="2025-08-25T12:13:00Z" w16du:dateUtc="2025-08-25T09:13:00Z">
              <w:rPr/>
            </w:rPrChange>
          </w:rPr>
          <w:t>foundational</w:t>
        </w:r>
      </w:ins>
      <w:ins w:id="966" w:author="Ben Remez" w:date="2025-08-24T22:23:00Z" w16du:dateUtc="2025-08-24T19:23:00Z">
        <w:r w:rsidRPr="0064285A">
          <w:rPr>
            <w:sz w:val="24"/>
            <w:szCs w:val="24"/>
            <w:rPrChange w:id="967" w:author="Ben Remez" w:date="2025-08-25T12:13:00Z" w16du:dateUtc="2025-08-25T09:13:00Z">
              <w:rPr/>
            </w:rPrChange>
          </w:rPr>
          <w:t xml:space="preserve"> work on word representation learning by Mikolov et al.</w:t>
        </w:r>
      </w:ins>
      <w:ins w:id="968" w:author="Ben Remez" w:date="2025-08-26T11:10:00Z" w16du:dateUtc="2025-08-26T08:10:00Z">
        <w:r w:rsidR="00585859">
          <w:rPr>
            <w:sz w:val="24"/>
            <w:szCs w:val="24"/>
          </w:rPr>
          <w:t xml:space="preserve"> </w:t>
        </w:r>
        <w:r w:rsidR="00585859" w:rsidRPr="00A52784">
          <w:rPr>
            <w:sz w:val="24"/>
            <w:szCs w:val="24"/>
          </w:rPr>
          <w:t>[</w:t>
        </w:r>
      </w:ins>
      <w:ins w:id="969" w:author="Ben Remez" w:date="2025-08-26T11:35:00Z" w16du:dateUtc="2025-08-26T08:35:00Z">
        <w:r w:rsidR="00025630">
          <w:rPr>
            <w:sz w:val="24"/>
            <w:szCs w:val="24"/>
          </w:rPr>
          <w:t>21</w:t>
        </w:r>
      </w:ins>
      <w:ins w:id="970" w:author="Ben Remez" w:date="2025-08-26T11:10:00Z" w16du:dateUtc="2025-08-26T08:10:00Z">
        <w:r w:rsidR="00585859" w:rsidRPr="00A52784">
          <w:rPr>
            <w:sz w:val="24"/>
            <w:szCs w:val="24"/>
          </w:rPr>
          <w:t>]</w:t>
        </w:r>
      </w:ins>
      <w:ins w:id="971" w:author="Alexander Apartsin" w:date="2025-08-27T11:20:00Z" w16du:dateUtc="2025-08-27T08:20:00Z">
        <w:r w:rsidR="00BB7CFB">
          <w:rPr>
            <w:sz w:val="24"/>
            <w:szCs w:val="24"/>
          </w:rPr>
          <w:t>,</w:t>
        </w:r>
      </w:ins>
      <w:ins w:id="972" w:author="Ben Remez" w:date="2025-08-24T22:24:00Z" w16du:dateUtc="2025-08-24T19:24:00Z">
        <w:r w:rsidRPr="0064285A">
          <w:rPr>
            <w:sz w:val="24"/>
            <w:szCs w:val="24"/>
            <w:rPrChange w:id="973" w:author="Ben Remez" w:date="2025-08-25T12:13:00Z" w16du:dateUtc="2025-08-25T09:13:00Z">
              <w:rPr/>
            </w:rPrChange>
          </w:rPr>
          <w:t xml:space="preserve"> which demonstrated that distributed representations in vector space allow semantically related words and concepts to cluster together.</w:t>
        </w:r>
      </w:ins>
      <w:ins w:id="974" w:author="Ben Remez" w:date="2025-08-24T22:27:00Z" w16du:dateUtc="2025-08-24T19:27:00Z">
        <w:r w:rsidR="00601927" w:rsidRPr="0064285A">
          <w:rPr>
            <w:sz w:val="24"/>
            <w:szCs w:val="24"/>
            <w:rPrChange w:id="975" w:author="Ben Remez" w:date="2025-08-25T12:13:00Z" w16du:dateUtc="2025-08-25T09:13:00Z">
              <w:rPr/>
            </w:rPrChange>
          </w:rPr>
          <w:t xml:space="preserve"> By extending this principle to document-level embeddings, RAG efficiently retrieves contextually relevant documents even from </w:t>
        </w:r>
        <w:del w:id="976" w:author="Alexander Apartsin" w:date="2025-08-27T11:24:00Z" w16du:dateUtc="2025-08-27T08:24:00Z">
          <w:r w:rsidR="00601927" w:rsidRPr="0064285A" w:rsidDel="000E388D">
            <w:rPr>
              <w:sz w:val="24"/>
              <w:szCs w:val="24"/>
              <w:rPrChange w:id="977" w:author="Ben Remez" w:date="2025-08-25T12:13:00Z" w16du:dateUtc="2025-08-25T09:13:00Z">
                <w:rPr/>
              </w:rPrChange>
            </w:rPr>
            <w:delText>very large</w:delText>
          </w:r>
        </w:del>
      </w:ins>
      <w:ins w:id="978" w:author="Alexander Apartsin" w:date="2025-08-27T11:24:00Z" w16du:dateUtc="2025-08-27T08:24:00Z">
        <w:r w:rsidR="000E388D">
          <w:rPr>
            <w:sz w:val="24"/>
            <w:szCs w:val="24"/>
          </w:rPr>
          <w:t>massive</w:t>
        </w:r>
      </w:ins>
      <w:ins w:id="979" w:author="Ben Remez" w:date="2025-08-24T22:27:00Z" w16du:dateUtc="2025-08-24T19:27:00Z">
        <w:r w:rsidR="00601927" w:rsidRPr="0064285A">
          <w:rPr>
            <w:sz w:val="24"/>
            <w:szCs w:val="24"/>
            <w:rPrChange w:id="980" w:author="Ben Remez" w:date="2025-08-25T12:13:00Z" w16du:dateUtc="2025-08-25T09:13:00Z">
              <w:rPr/>
            </w:rPrChange>
          </w:rPr>
          <w:t xml:space="preserve"> corpora.</w:t>
        </w:r>
      </w:ins>
    </w:p>
    <w:p w14:paraId="24522BAC" w14:textId="0A9B4ABB" w:rsidR="00601927" w:rsidRPr="0064285A" w:rsidRDefault="00DC31EE" w:rsidP="00C34E3A">
      <w:pPr>
        <w:jc w:val="both"/>
        <w:rPr>
          <w:ins w:id="981" w:author="Ben Remez" w:date="2025-08-24T21:50:00Z" w16du:dateUtc="2025-08-24T18:50:00Z"/>
          <w:sz w:val="24"/>
          <w:szCs w:val="24"/>
          <w:rPrChange w:id="982" w:author="Ben Remez" w:date="2025-08-25T12:13:00Z" w16du:dateUtc="2025-08-25T09:13:00Z">
            <w:rPr>
              <w:ins w:id="983" w:author="Ben Remez" w:date="2025-08-24T21:50:00Z" w16du:dateUtc="2025-08-24T18:50:00Z"/>
            </w:rPr>
          </w:rPrChange>
        </w:rPr>
        <w:pPrChange w:id="984" w:author="Alexander Apartsin" w:date="2025-08-27T11:01:00Z" w16du:dateUtc="2025-08-27T08:01:00Z">
          <w:pPr>
            <w:pStyle w:val="Heading2"/>
            <w:numPr>
              <w:ilvl w:val="1"/>
              <w:numId w:val="1"/>
            </w:numPr>
            <w:ind w:left="1080" w:hanging="720"/>
          </w:pPr>
        </w:pPrChange>
      </w:pPr>
      <w:ins w:id="985" w:author="Ben Remez" w:date="2025-08-24T22:39:00Z" w16du:dateUtc="2025-08-24T19:39:00Z">
        <w:r w:rsidRPr="0064285A">
          <w:rPr>
            <w:sz w:val="24"/>
            <w:szCs w:val="24"/>
            <w:rPrChange w:id="986" w:author="Ben Remez" w:date="2025-08-25T12:13:00Z" w16du:dateUtc="2025-08-25T09:13:00Z">
              <w:rPr/>
            </w:rPrChange>
          </w:rPr>
          <w:t>In this project, RAG was implemented using LangChain and Weaviate to enable efficient retrieval of relevant article documents from a large corpus. LangChain orchestrated the retrieval workflow, while Weaviate provided semantic vector search capabilities to identify the most contextually relevant documents. These retrieved articles were then passed to the LLM, which evaluated each article’s context against the generated indicators and used this information to forecast the expected outcome for a given date between the two countries involved in the query. Leveraging these tools allowed the pipeline to ground its predictions in real, contextually relevant evidence, improving the accuracy, reliability, and scalability of the forecasting process.</w:t>
        </w:r>
      </w:ins>
    </w:p>
    <w:p w14:paraId="490BE47C" w14:textId="12E99D57" w:rsidR="003E5877" w:rsidRDefault="003E5877" w:rsidP="003E5877">
      <w:pPr>
        <w:pStyle w:val="Heading1"/>
        <w:numPr>
          <w:ilvl w:val="0"/>
          <w:numId w:val="1"/>
        </w:numPr>
        <w:ind w:left="357" w:hanging="357"/>
      </w:pPr>
      <w:bookmarkStart w:id="987" w:name="_Toc207062963"/>
      <w:r>
        <w:t>Dataset</w:t>
      </w:r>
      <w:bookmarkEnd w:id="987"/>
    </w:p>
    <w:p w14:paraId="40B6E2D2" w14:textId="598B650C" w:rsidR="003E5877" w:rsidRDefault="003E5877" w:rsidP="00C34E3A">
      <w:pPr>
        <w:ind w:firstLine="357"/>
        <w:jc w:val="both"/>
        <w:rPr>
          <w:sz w:val="24"/>
          <w:szCs w:val="24"/>
        </w:rPr>
        <w:pPrChange w:id="988" w:author="Alexander Apartsin" w:date="2025-08-27T11:01:00Z" w16du:dateUtc="2025-08-27T08:01:00Z">
          <w:pPr>
            <w:ind w:firstLine="357"/>
          </w:pPr>
        </w:pPrChange>
      </w:pPr>
      <w:r w:rsidRPr="003E5877">
        <w:rPr>
          <w:sz w:val="24"/>
          <w:szCs w:val="24"/>
        </w:rPr>
        <w:t xml:space="preserve">The experiments in this study were conducted using the MIRAI benchmark dataset, a publicly available and carefully curated resource designed to evaluate large language </w:t>
      </w:r>
      <w:r w:rsidRPr="003E5877">
        <w:rPr>
          <w:sz w:val="24"/>
          <w:szCs w:val="24"/>
        </w:rPr>
        <w:lastRenderedPageBreak/>
        <w:t xml:space="preserve">models (LLMs) and reasoning agents in the context of geopolitical event forecasting. The benchmark was introduced by </w:t>
      </w:r>
      <w:r w:rsidR="006F218C">
        <w:rPr>
          <w:sz w:val="24"/>
          <w:szCs w:val="24"/>
        </w:rPr>
        <w:t>Ye et al. [3</w:t>
      </w:r>
      <w:ins w:id="989" w:author="Ben Remez" w:date="2025-08-26T11:38:00Z" w16du:dateUtc="2025-08-26T08:38:00Z">
        <w:r w:rsidR="005C5A79">
          <w:rPr>
            <w:sz w:val="24"/>
            <w:szCs w:val="24"/>
          </w:rPr>
          <w:t>7</w:t>
        </w:r>
      </w:ins>
      <w:del w:id="990" w:author="Ben Remez" w:date="2025-08-26T09:57:00Z" w16du:dateUtc="2025-08-26T06:57:00Z">
        <w:r w:rsidR="006F218C" w:rsidDel="005F07A2">
          <w:rPr>
            <w:sz w:val="24"/>
            <w:szCs w:val="24"/>
          </w:rPr>
          <w:delText>1</w:delText>
        </w:r>
      </w:del>
      <w:r w:rsidR="006F218C">
        <w:rPr>
          <w:sz w:val="24"/>
          <w:szCs w:val="24"/>
        </w:rPr>
        <w:t>]</w:t>
      </w:r>
      <w:r w:rsidRPr="003E5877">
        <w:rPr>
          <w:sz w:val="24"/>
          <w:szCs w:val="24"/>
        </w:rPr>
        <w:t xml:space="preserve"> and builds </w:t>
      </w:r>
      <w:del w:id="991" w:author="Alexander Apartsin" w:date="2025-08-27T11:02:00Z" w16du:dateUtc="2025-08-27T08:02:00Z">
        <w:r w:rsidRPr="003E5877" w:rsidDel="00C34E3A">
          <w:rPr>
            <w:sz w:val="24"/>
            <w:szCs w:val="24"/>
          </w:rPr>
          <w:delText>on top of the GDELT (Global Database of Events, Language, and Tone) dataset and the CAMEO (Conflict and Mediation Event Observations) ontology</w:delText>
        </w:r>
        <w:r w:rsidR="006F218C" w:rsidDel="00C34E3A">
          <w:rPr>
            <w:sz w:val="24"/>
            <w:szCs w:val="24"/>
          </w:rPr>
          <w:delText xml:space="preserve"> [</w:delText>
        </w:r>
        <w:r w:rsidR="005F07A2" w:rsidDel="00C34E3A">
          <w:rPr>
            <w:sz w:val="24"/>
            <w:szCs w:val="24"/>
          </w:rPr>
          <w:delText>6</w:delText>
        </w:r>
        <w:r w:rsidR="006F218C" w:rsidDel="00C34E3A">
          <w:rPr>
            <w:sz w:val="24"/>
            <w:szCs w:val="24"/>
          </w:rPr>
          <w:delText>5]</w:delText>
        </w:r>
        <w:r w:rsidRPr="003E5877" w:rsidDel="00C34E3A">
          <w:rPr>
            <w:sz w:val="24"/>
            <w:szCs w:val="24"/>
          </w:rPr>
          <w:delText xml:space="preserve">, both </w:delText>
        </w:r>
      </w:del>
      <w:ins w:id="992" w:author="Alexander Apartsin" w:date="2025-08-27T11:02:00Z" w16du:dateUtc="2025-08-27T08:02:00Z">
        <w:r w:rsidR="00C34E3A">
          <w:rPr>
            <w:sz w:val="24"/>
            <w:szCs w:val="24"/>
          </w:rPr>
          <w:t xml:space="preserve">upon the GDELT (Global Database of Events, Language, and Tone) dataset and the CAMEO (Conflict and Mediation Event Observations) ontology [6], both of which are </w:t>
        </w:r>
      </w:ins>
      <w:r w:rsidRPr="003E5877">
        <w:rPr>
          <w:sz w:val="24"/>
          <w:szCs w:val="24"/>
        </w:rPr>
        <w:t>widely used in computational political science and international relations research.</w:t>
      </w:r>
    </w:p>
    <w:p w14:paraId="706A8FF5" w14:textId="07E41AFE" w:rsidR="003E5877" w:rsidRDefault="003E5877" w:rsidP="00C34E3A">
      <w:pPr>
        <w:jc w:val="both"/>
        <w:rPr>
          <w:sz w:val="24"/>
          <w:szCs w:val="24"/>
        </w:rPr>
        <w:pPrChange w:id="993" w:author="Alexander Apartsin" w:date="2025-08-27T11:01:00Z" w16du:dateUtc="2025-08-27T08:01:00Z">
          <w:pPr/>
        </w:pPrChange>
      </w:pPr>
      <w:r w:rsidRPr="003E5877">
        <w:rPr>
          <w:sz w:val="24"/>
          <w:szCs w:val="24"/>
        </w:rPr>
        <w:t>Each instance in the MIRAI benchmark consists of a structured forecasting query, defined by the following fields:</w:t>
      </w:r>
    </w:p>
    <w:p w14:paraId="24C9AE32" w14:textId="4776F63B" w:rsidR="003E5877" w:rsidRDefault="003E5877" w:rsidP="00C34E3A">
      <w:pPr>
        <w:pStyle w:val="ListParagraph"/>
        <w:numPr>
          <w:ilvl w:val="0"/>
          <w:numId w:val="10"/>
        </w:numPr>
        <w:jc w:val="both"/>
        <w:rPr>
          <w:sz w:val="24"/>
          <w:szCs w:val="24"/>
        </w:rPr>
        <w:pPrChange w:id="994" w:author="Alexander Apartsin" w:date="2025-08-27T11:01:00Z" w16du:dateUtc="2025-08-27T08:01:00Z">
          <w:pPr>
            <w:pStyle w:val="ListParagraph"/>
            <w:numPr>
              <w:numId w:val="10"/>
            </w:numPr>
            <w:ind w:hanging="360"/>
          </w:pPr>
        </w:pPrChange>
      </w:pPr>
      <w:r w:rsidRPr="003E5877">
        <w:rPr>
          <w:sz w:val="24"/>
          <w:szCs w:val="24"/>
        </w:rPr>
        <w:t>A source and target country</w:t>
      </w:r>
      <w:r>
        <w:rPr>
          <w:sz w:val="24"/>
          <w:szCs w:val="24"/>
        </w:rPr>
        <w:t>.</w:t>
      </w:r>
    </w:p>
    <w:p w14:paraId="6EDAFF3A" w14:textId="293259E5" w:rsidR="003E5877" w:rsidRDefault="003E5877" w:rsidP="00C34E3A">
      <w:pPr>
        <w:pStyle w:val="ListParagraph"/>
        <w:numPr>
          <w:ilvl w:val="0"/>
          <w:numId w:val="10"/>
        </w:numPr>
        <w:jc w:val="both"/>
        <w:rPr>
          <w:sz w:val="24"/>
          <w:szCs w:val="24"/>
        </w:rPr>
        <w:pPrChange w:id="995" w:author="Alexander Apartsin" w:date="2025-08-27T11:01:00Z" w16du:dateUtc="2025-08-27T08:01:00Z">
          <w:pPr>
            <w:pStyle w:val="ListParagraph"/>
            <w:numPr>
              <w:numId w:val="10"/>
            </w:numPr>
            <w:ind w:hanging="360"/>
          </w:pPr>
        </w:pPrChange>
      </w:pPr>
      <w:r w:rsidRPr="003E5877">
        <w:rPr>
          <w:sz w:val="24"/>
          <w:szCs w:val="24"/>
        </w:rPr>
        <w:t>A forecast date, which serves as the reference point for information retrieval</w:t>
      </w:r>
      <w:r>
        <w:rPr>
          <w:sz w:val="24"/>
          <w:szCs w:val="24"/>
        </w:rPr>
        <w:t>.</w:t>
      </w:r>
    </w:p>
    <w:p w14:paraId="653FF68D" w14:textId="4569EB50" w:rsidR="003E5877" w:rsidRDefault="003E5877" w:rsidP="00C34E3A">
      <w:pPr>
        <w:pStyle w:val="ListParagraph"/>
        <w:numPr>
          <w:ilvl w:val="0"/>
          <w:numId w:val="10"/>
        </w:numPr>
        <w:jc w:val="both"/>
        <w:rPr>
          <w:sz w:val="24"/>
          <w:szCs w:val="24"/>
        </w:rPr>
        <w:pPrChange w:id="996" w:author="Alexander Apartsin" w:date="2025-08-27T11:01:00Z" w16du:dateUtc="2025-08-27T08:01:00Z">
          <w:pPr>
            <w:pStyle w:val="ListParagraph"/>
            <w:numPr>
              <w:numId w:val="10"/>
            </w:numPr>
            <w:ind w:hanging="360"/>
          </w:pPr>
        </w:pPrChange>
      </w:pPr>
      <w:r w:rsidRPr="003E5877">
        <w:rPr>
          <w:sz w:val="24"/>
          <w:szCs w:val="24"/>
        </w:rPr>
        <w:t>A ground truth event label encoded using a three-digit CAMEO code</w:t>
      </w:r>
      <w:r>
        <w:rPr>
          <w:sz w:val="24"/>
          <w:szCs w:val="24"/>
        </w:rPr>
        <w:t>.</w:t>
      </w:r>
    </w:p>
    <w:p w14:paraId="4E890527" w14:textId="03A2E3BB" w:rsidR="003E5877" w:rsidRDefault="006F218C" w:rsidP="00C34E3A">
      <w:pPr>
        <w:pStyle w:val="ListParagraph"/>
        <w:numPr>
          <w:ilvl w:val="0"/>
          <w:numId w:val="10"/>
        </w:numPr>
        <w:jc w:val="both"/>
        <w:rPr>
          <w:sz w:val="24"/>
          <w:szCs w:val="24"/>
        </w:rPr>
        <w:pPrChange w:id="997" w:author="Alexander Apartsin" w:date="2025-08-27T11:01:00Z" w16du:dateUtc="2025-08-27T08:01:00Z">
          <w:pPr>
            <w:pStyle w:val="ListParagraph"/>
            <w:numPr>
              <w:numId w:val="10"/>
            </w:numPr>
            <w:ind w:hanging="360"/>
          </w:pPr>
        </w:pPrChange>
      </w:pPr>
      <w:r w:rsidRPr="006F218C">
        <w:rPr>
          <w:sz w:val="24"/>
          <w:szCs w:val="24"/>
        </w:rPr>
        <w:t>Optionally, auxiliary context such as summaries and prompts provided to the model.</w:t>
      </w:r>
    </w:p>
    <w:p w14:paraId="7AD0E0BB" w14:textId="61B018EE" w:rsidR="006F218C" w:rsidRDefault="006F218C" w:rsidP="00C34E3A">
      <w:pPr>
        <w:jc w:val="both"/>
        <w:rPr>
          <w:sz w:val="24"/>
          <w:szCs w:val="24"/>
        </w:rPr>
        <w:pPrChange w:id="998" w:author="Alexander Apartsin" w:date="2025-08-27T11:01:00Z" w16du:dateUtc="2025-08-27T08:01:00Z">
          <w:pPr/>
        </w:pPrChange>
      </w:pPr>
      <w:r w:rsidRPr="006F218C">
        <w:rPr>
          <w:sz w:val="24"/>
          <w:szCs w:val="24"/>
        </w:rPr>
        <w:t>In total, the dataset includes 100 test queries, each mapped to one of 38 CAMEO relation types representing various forms of cooperation or conflict. These fine-grained relation types span a spectrum of verbal and material interactions, allowing nuanced evaluation of forecasting systems.</w:t>
      </w:r>
    </w:p>
    <w:p w14:paraId="50B7B4B0" w14:textId="5D9BF9B5" w:rsidR="006F218C" w:rsidRDefault="006F218C" w:rsidP="00C34E3A">
      <w:pPr>
        <w:jc w:val="both"/>
        <w:rPr>
          <w:sz w:val="24"/>
          <w:szCs w:val="24"/>
        </w:rPr>
        <w:pPrChange w:id="999" w:author="Alexander Apartsin" w:date="2025-08-27T11:01:00Z" w16du:dateUtc="2025-08-27T08:01:00Z">
          <w:pPr/>
        </w:pPrChange>
      </w:pPr>
      <w:r w:rsidRPr="006F218C">
        <w:rPr>
          <w:sz w:val="24"/>
          <w:szCs w:val="24"/>
        </w:rPr>
        <w:t>To enable both fine-grained and coarse-grained evaluations, the MIRAI benchmark defines additional relation groupings:</w:t>
      </w:r>
    </w:p>
    <w:p w14:paraId="57E16CBF" w14:textId="12A8EA0E" w:rsidR="006F218C" w:rsidRDefault="006F218C" w:rsidP="00C34E3A">
      <w:pPr>
        <w:pStyle w:val="ListParagraph"/>
        <w:numPr>
          <w:ilvl w:val="0"/>
          <w:numId w:val="11"/>
        </w:numPr>
        <w:jc w:val="both"/>
        <w:rPr>
          <w:sz w:val="24"/>
          <w:szCs w:val="24"/>
        </w:rPr>
        <w:pPrChange w:id="1000" w:author="Alexander Apartsin" w:date="2025-08-27T11:01:00Z" w16du:dateUtc="2025-08-27T08:01:00Z">
          <w:pPr>
            <w:pStyle w:val="ListParagraph"/>
            <w:numPr>
              <w:numId w:val="11"/>
            </w:numPr>
            <w:ind w:hanging="360"/>
          </w:pPr>
        </w:pPrChange>
      </w:pPr>
      <w:r w:rsidRPr="006F218C">
        <w:rPr>
          <w:b/>
          <w:bCs/>
          <w:sz w:val="24"/>
          <w:szCs w:val="24"/>
        </w:rPr>
        <w:t>Quad categories</w:t>
      </w:r>
      <w:r w:rsidRPr="006F218C">
        <w:rPr>
          <w:sz w:val="24"/>
          <w:szCs w:val="24"/>
        </w:rPr>
        <w:t xml:space="preserve">: Collapsing 38 relations into four classes — </w:t>
      </w:r>
      <w:r w:rsidRPr="006F218C">
        <w:rPr>
          <w:i/>
          <w:iCs/>
          <w:sz w:val="24"/>
          <w:szCs w:val="24"/>
        </w:rPr>
        <w:t>Verbal Cooperation</w:t>
      </w:r>
      <w:r w:rsidRPr="006F218C">
        <w:rPr>
          <w:sz w:val="24"/>
          <w:szCs w:val="24"/>
        </w:rPr>
        <w:t xml:space="preserve">, </w:t>
      </w:r>
      <w:r w:rsidRPr="006F218C">
        <w:rPr>
          <w:i/>
          <w:iCs/>
          <w:sz w:val="24"/>
          <w:szCs w:val="24"/>
        </w:rPr>
        <w:t>Material Cooperation</w:t>
      </w:r>
      <w:r w:rsidRPr="006F218C">
        <w:rPr>
          <w:sz w:val="24"/>
          <w:szCs w:val="24"/>
        </w:rPr>
        <w:t xml:space="preserve">, </w:t>
      </w:r>
      <w:r w:rsidRPr="006F218C">
        <w:rPr>
          <w:i/>
          <w:iCs/>
          <w:sz w:val="24"/>
          <w:szCs w:val="24"/>
        </w:rPr>
        <w:t>Verbal Conflict</w:t>
      </w:r>
      <w:r w:rsidRPr="006F218C">
        <w:rPr>
          <w:sz w:val="24"/>
          <w:szCs w:val="24"/>
        </w:rPr>
        <w:t xml:space="preserve">, and </w:t>
      </w:r>
      <w:r w:rsidRPr="006F218C">
        <w:rPr>
          <w:i/>
          <w:iCs/>
          <w:sz w:val="24"/>
          <w:szCs w:val="24"/>
        </w:rPr>
        <w:t>Material Conflict</w:t>
      </w:r>
      <w:r w:rsidRPr="006F218C">
        <w:rPr>
          <w:sz w:val="24"/>
          <w:szCs w:val="24"/>
        </w:rPr>
        <w:t>.</w:t>
      </w:r>
    </w:p>
    <w:p w14:paraId="029FA507" w14:textId="5DFA4A59" w:rsidR="006F218C" w:rsidRDefault="006F218C" w:rsidP="00C34E3A">
      <w:pPr>
        <w:pStyle w:val="ListParagraph"/>
        <w:numPr>
          <w:ilvl w:val="0"/>
          <w:numId w:val="11"/>
        </w:numPr>
        <w:jc w:val="both"/>
        <w:rPr>
          <w:sz w:val="24"/>
          <w:szCs w:val="24"/>
        </w:rPr>
        <w:pPrChange w:id="1001" w:author="Alexander Apartsin" w:date="2025-08-27T11:01:00Z" w16du:dateUtc="2025-08-27T08:01:00Z">
          <w:pPr>
            <w:pStyle w:val="ListParagraph"/>
            <w:numPr>
              <w:numId w:val="11"/>
            </w:numPr>
            <w:ind w:hanging="360"/>
          </w:pPr>
        </w:pPrChange>
      </w:pPr>
      <w:r w:rsidRPr="006F218C">
        <w:rPr>
          <w:b/>
          <w:bCs/>
          <w:sz w:val="24"/>
          <w:szCs w:val="24"/>
        </w:rPr>
        <w:t>Binary categories</w:t>
      </w:r>
      <w:r w:rsidRPr="006F218C">
        <w:rPr>
          <w:sz w:val="24"/>
          <w:szCs w:val="24"/>
        </w:rPr>
        <w:t xml:space="preserve">: Reducing the label space to two classes — </w:t>
      </w:r>
      <w:r w:rsidRPr="006F218C">
        <w:rPr>
          <w:i/>
          <w:iCs/>
          <w:sz w:val="24"/>
          <w:szCs w:val="24"/>
        </w:rPr>
        <w:t>Cooperation</w:t>
      </w:r>
      <w:r w:rsidRPr="006F218C">
        <w:rPr>
          <w:sz w:val="24"/>
          <w:szCs w:val="24"/>
        </w:rPr>
        <w:t xml:space="preserve"> and </w:t>
      </w:r>
      <w:r w:rsidRPr="006F218C">
        <w:rPr>
          <w:i/>
          <w:iCs/>
          <w:sz w:val="24"/>
          <w:szCs w:val="24"/>
        </w:rPr>
        <w:t>Conflict</w:t>
      </w:r>
      <w:r w:rsidRPr="006F218C">
        <w:rPr>
          <w:sz w:val="24"/>
          <w:szCs w:val="24"/>
        </w:rPr>
        <w:t>.</w:t>
      </w:r>
    </w:p>
    <w:p w14:paraId="3402C6AB" w14:textId="4B9EA29F" w:rsidR="006F218C" w:rsidRPr="006F218C" w:rsidRDefault="006F218C" w:rsidP="00C34E3A">
      <w:pPr>
        <w:jc w:val="both"/>
        <w:rPr>
          <w:sz w:val="24"/>
          <w:szCs w:val="24"/>
        </w:rPr>
        <w:pPrChange w:id="1002" w:author="Alexander Apartsin" w:date="2025-08-27T11:02:00Z" w16du:dateUtc="2025-08-27T08:02:00Z">
          <w:pPr>
            <w:ind w:left="360"/>
          </w:pPr>
        </w:pPrChange>
      </w:pPr>
      <w:r w:rsidRPr="006F218C">
        <w:rPr>
          <w:sz w:val="24"/>
          <w:szCs w:val="24"/>
        </w:rPr>
        <w:t xml:space="preserve">In this project, we </w:t>
      </w:r>
      <w:del w:id="1003" w:author="Alexander Apartsin" w:date="2025-08-27T11:02:00Z" w16du:dateUtc="2025-08-27T08:02:00Z">
        <w:r w:rsidRPr="006F218C" w:rsidDel="00C34E3A">
          <w:rPr>
            <w:sz w:val="24"/>
            <w:szCs w:val="24"/>
          </w:rPr>
          <w:delText>make use of</w:delText>
        </w:r>
      </w:del>
      <w:ins w:id="1004" w:author="Alexander Apartsin" w:date="2025-08-27T11:02:00Z" w16du:dateUtc="2025-08-27T08:02:00Z">
        <w:r w:rsidR="00C34E3A">
          <w:rPr>
            <w:sz w:val="24"/>
            <w:szCs w:val="24"/>
          </w:rPr>
          <w:t>utilize</w:t>
        </w:r>
      </w:ins>
      <w:r w:rsidRPr="006F218C">
        <w:rPr>
          <w:sz w:val="24"/>
          <w:szCs w:val="24"/>
        </w:rPr>
        <w:t xml:space="preserve"> the MIRAI test subset to evaluate our ACH-based system. For each query, relevant news documents are retrieved using a RAG-based pipeline from a local corpus constructed from real-world news data. This corpus is indexed using Weaviate, an open-source vector database that supports semantic search and hybrid retrieval</w:t>
      </w:r>
      <w:del w:id="1005" w:author="Alexander Apartsin" w:date="2025-08-27T11:02:00Z" w16du:dateUtc="2025-08-27T08:02:00Z">
        <w:r w:rsidDel="00C34E3A">
          <w:rPr>
            <w:sz w:val="24"/>
            <w:szCs w:val="24"/>
          </w:rPr>
          <w:delText xml:space="preserve"> or manually using a list of document IDs provided in the test files</w:delText>
        </w:r>
      </w:del>
      <w:ins w:id="1006" w:author="Alexander Apartsin" w:date="2025-08-27T11:24:00Z" w16du:dateUtc="2025-08-27T08:24:00Z">
        <w:r w:rsidR="000E388D">
          <w:rPr>
            <w:sz w:val="24"/>
            <w:szCs w:val="24"/>
          </w:rPr>
          <w:t>. Alternatively, it can be manually searched utilizing a list of document IDs provided in the test files, which are specifically related to each query</w:t>
        </w:r>
      </w:ins>
      <w:del w:id="1007" w:author="Alexander Apartsin" w:date="2025-08-27T11:24:00Z" w16du:dateUtc="2025-08-27T08:24:00Z">
        <w:r w:rsidDel="000E388D">
          <w:rPr>
            <w:sz w:val="24"/>
            <w:szCs w:val="24"/>
          </w:rPr>
          <w:delText xml:space="preserve"> and relates to each query specifically</w:delText>
        </w:r>
      </w:del>
      <w:r>
        <w:rPr>
          <w:sz w:val="24"/>
          <w:szCs w:val="24"/>
        </w:rPr>
        <w:t>.</w:t>
      </w:r>
    </w:p>
    <w:p w14:paraId="7689AED7" w14:textId="698C6ACE" w:rsidR="006F218C" w:rsidRPr="006F218C" w:rsidRDefault="006F218C" w:rsidP="00C34E3A">
      <w:pPr>
        <w:jc w:val="both"/>
        <w:rPr>
          <w:sz w:val="24"/>
          <w:szCs w:val="24"/>
        </w:rPr>
        <w:pPrChange w:id="1008" w:author="Alexander Apartsin" w:date="2025-08-27T11:02:00Z" w16du:dateUtc="2025-08-27T08:02:00Z">
          <w:pPr>
            <w:ind w:left="360"/>
          </w:pPr>
        </w:pPrChange>
      </w:pPr>
      <w:r w:rsidRPr="006F218C">
        <w:rPr>
          <w:sz w:val="24"/>
          <w:szCs w:val="24"/>
        </w:rPr>
        <w:t>This experimental setup enables alignment with prior evaluations while offering flexibility for testing new architectures and reasoning strategies.</w:t>
      </w:r>
    </w:p>
    <w:p w14:paraId="3CAD12FB" w14:textId="487E53E7" w:rsidR="00B7780B" w:rsidRDefault="00B7780B" w:rsidP="00B7780B">
      <w:pPr>
        <w:pStyle w:val="Heading1"/>
        <w:numPr>
          <w:ilvl w:val="0"/>
          <w:numId w:val="1"/>
        </w:numPr>
        <w:ind w:left="357" w:hanging="357"/>
      </w:pPr>
      <w:bookmarkStart w:id="1009" w:name="_Toc207062964"/>
      <w:r>
        <w:lastRenderedPageBreak/>
        <w:t>Event Forecasting Benchmark</w:t>
      </w:r>
      <w:bookmarkEnd w:id="1009"/>
    </w:p>
    <w:p w14:paraId="36268552" w14:textId="09067A81" w:rsidR="00B7780B" w:rsidRPr="00797D59" w:rsidRDefault="00797D59" w:rsidP="00C34E3A">
      <w:pPr>
        <w:ind w:firstLine="357"/>
        <w:jc w:val="both"/>
        <w:rPr>
          <w:sz w:val="24"/>
          <w:szCs w:val="24"/>
        </w:rPr>
        <w:pPrChange w:id="1010" w:author="Alexander Apartsin" w:date="2025-08-27T11:02:00Z" w16du:dateUtc="2025-08-27T08:02:00Z">
          <w:pPr>
            <w:ind w:firstLine="357"/>
          </w:pPr>
        </w:pPrChange>
      </w:pPr>
      <w:r w:rsidRPr="00797D59">
        <w:rPr>
          <w:noProof/>
          <w:sz w:val="24"/>
          <w:szCs w:val="24"/>
        </w:rPr>
        <w:drawing>
          <wp:anchor distT="0" distB="0" distL="114300" distR="114300" simplePos="0" relativeHeight="251658240" behindDoc="1" locked="0" layoutInCell="1" allowOverlap="1" wp14:anchorId="24530B69" wp14:editId="7A159A9B">
            <wp:simplePos x="0" y="0"/>
            <wp:positionH relativeFrom="margin">
              <wp:posOffset>-1270</wp:posOffset>
            </wp:positionH>
            <wp:positionV relativeFrom="paragraph">
              <wp:posOffset>2880360</wp:posOffset>
            </wp:positionV>
            <wp:extent cx="5731510" cy="2063750"/>
            <wp:effectExtent l="0" t="0" r="2540" b="0"/>
            <wp:wrapTight wrapText="bothSides">
              <wp:wrapPolygon edited="0">
                <wp:start x="0" y="0"/>
                <wp:lineTo x="0" y="21334"/>
                <wp:lineTo x="21538" y="21334"/>
                <wp:lineTo x="21538" y="0"/>
                <wp:lineTo x="0" y="0"/>
              </wp:wrapPolygon>
            </wp:wrapTight>
            <wp:docPr id="1633019070"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19070" name="Picture 1" descr="A table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063750"/>
                    </a:xfrm>
                    <a:prstGeom prst="rect">
                      <a:avLst/>
                    </a:prstGeom>
                  </pic:spPr>
                </pic:pic>
              </a:graphicData>
            </a:graphic>
          </wp:anchor>
        </w:drawing>
      </w:r>
      <w:r w:rsidR="00B7780B" w:rsidRPr="00797D59">
        <w:rPr>
          <w:sz w:val="24"/>
          <w:szCs w:val="24"/>
        </w:rPr>
        <w:t>We utilize the recently published MIRAI benchmark</w:t>
      </w:r>
      <w:r w:rsidR="00031653">
        <w:rPr>
          <w:sz w:val="24"/>
          <w:szCs w:val="24"/>
        </w:rPr>
        <w:t xml:space="preserve"> [3</w:t>
      </w:r>
      <w:ins w:id="1011" w:author="Ben Remez" w:date="2025-08-26T11:38:00Z" w16du:dateUtc="2025-08-26T08:38:00Z">
        <w:r w:rsidR="005C5A79">
          <w:rPr>
            <w:sz w:val="24"/>
            <w:szCs w:val="24"/>
          </w:rPr>
          <w:t>7</w:t>
        </w:r>
      </w:ins>
      <w:del w:id="1012" w:author="Ben Remez" w:date="2025-08-26T09:57:00Z" w16du:dateUtc="2025-08-26T06:57:00Z">
        <w:r w:rsidR="00031653" w:rsidDel="005F07A2">
          <w:rPr>
            <w:sz w:val="24"/>
            <w:szCs w:val="24"/>
          </w:rPr>
          <w:delText>1</w:delText>
        </w:r>
      </w:del>
      <w:r w:rsidR="00031653">
        <w:rPr>
          <w:sz w:val="24"/>
          <w:szCs w:val="24"/>
        </w:rPr>
        <w:t>]</w:t>
      </w:r>
      <w:r w:rsidR="00B7780B" w:rsidRPr="00797D59">
        <w:rPr>
          <w:sz w:val="24"/>
          <w:szCs w:val="24"/>
        </w:rPr>
        <w:t xml:space="preserve">, which is crafted to evaluate LLM agents for temporal forecasting in international events. Formally, we represent an event as </w:t>
      </w:r>
      <w:r w:rsidR="00B7780B" w:rsidRPr="00797D59">
        <w:rPr>
          <w:rFonts w:ascii="Cambria Math" w:hAnsi="Cambria Math" w:cs="Cambria Math"/>
          <w:sz w:val="24"/>
          <w:szCs w:val="24"/>
        </w:rPr>
        <w:t>𝑒𝑡</w:t>
      </w:r>
      <w:r w:rsidR="00B7780B" w:rsidRPr="00797D59">
        <w:rPr>
          <w:sz w:val="24"/>
          <w:szCs w:val="24"/>
        </w:rPr>
        <w:t xml:space="preserve"> = (</w:t>
      </w:r>
      <w:r w:rsidR="00B7780B" w:rsidRPr="00797D59">
        <w:rPr>
          <w:rFonts w:ascii="Cambria Math" w:hAnsi="Cambria Math" w:cs="Cambria Math"/>
          <w:sz w:val="24"/>
          <w:szCs w:val="24"/>
        </w:rPr>
        <w:t>𝑡</w:t>
      </w:r>
      <w:r w:rsidR="00B7780B" w:rsidRPr="00797D59">
        <w:rPr>
          <w:sz w:val="24"/>
          <w:szCs w:val="24"/>
        </w:rPr>
        <w:t xml:space="preserve">, </w:t>
      </w:r>
      <w:r w:rsidR="00B7780B" w:rsidRPr="00797D59">
        <w:rPr>
          <w:rFonts w:ascii="Cambria Math" w:hAnsi="Cambria Math" w:cs="Cambria Math"/>
          <w:sz w:val="24"/>
          <w:szCs w:val="24"/>
        </w:rPr>
        <w:t>𝑠</w:t>
      </w:r>
      <w:r w:rsidR="00B7780B" w:rsidRPr="00797D59">
        <w:rPr>
          <w:sz w:val="24"/>
          <w:szCs w:val="24"/>
        </w:rPr>
        <w:t xml:space="preserve">, </w:t>
      </w:r>
      <w:r w:rsidR="00B7780B" w:rsidRPr="00797D59">
        <w:rPr>
          <w:rFonts w:ascii="Cambria Math" w:hAnsi="Cambria Math" w:cs="Cambria Math"/>
          <w:sz w:val="24"/>
          <w:szCs w:val="24"/>
        </w:rPr>
        <w:t>𝑟</w:t>
      </w:r>
      <w:r w:rsidR="00B7780B" w:rsidRPr="00797D59">
        <w:rPr>
          <w:sz w:val="24"/>
          <w:szCs w:val="24"/>
        </w:rPr>
        <w:t xml:space="preserve">, </w:t>
      </w:r>
      <w:r w:rsidR="00B7780B" w:rsidRPr="00797D59">
        <w:rPr>
          <w:rFonts w:ascii="Cambria Math" w:hAnsi="Cambria Math" w:cs="Cambria Math"/>
          <w:sz w:val="24"/>
          <w:szCs w:val="24"/>
        </w:rPr>
        <w:t>𝑜</w:t>
      </w:r>
      <w:r w:rsidR="00B7780B" w:rsidRPr="00797D59">
        <w:rPr>
          <w:sz w:val="24"/>
          <w:szCs w:val="24"/>
        </w:rPr>
        <w:t xml:space="preserve">), where </w:t>
      </w:r>
      <w:r w:rsidR="00B7780B" w:rsidRPr="00797D59">
        <w:rPr>
          <w:rFonts w:ascii="Cambria Math" w:hAnsi="Cambria Math" w:cs="Cambria Math"/>
          <w:sz w:val="24"/>
          <w:szCs w:val="24"/>
        </w:rPr>
        <w:t>𝑡</w:t>
      </w:r>
      <w:r w:rsidR="00B7780B" w:rsidRPr="00797D59">
        <w:rPr>
          <w:sz w:val="24"/>
          <w:szCs w:val="24"/>
        </w:rPr>
        <w:t xml:space="preserve"> is the timestamp, </w:t>
      </w:r>
      <w:r w:rsidR="00B7780B" w:rsidRPr="00797D59">
        <w:rPr>
          <w:rFonts w:ascii="Cambria Math" w:hAnsi="Cambria Math" w:cs="Cambria Math"/>
          <w:sz w:val="24"/>
          <w:szCs w:val="24"/>
        </w:rPr>
        <w:t>𝑠</w:t>
      </w:r>
      <w:r w:rsidR="00B7780B" w:rsidRPr="00797D59">
        <w:rPr>
          <w:sz w:val="24"/>
          <w:szCs w:val="24"/>
        </w:rPr>
        <w:t xml:space="preserve">, </w:t>
      </w:r>
      <w:r w:rsidR="00B7780B" w:rsidRPr="00797D59">
        <w:rPr>
          <w:rFonts w:ascii="Cambria Math" w:hAnsi="Cambria Math" w:cs="Cambria Math"/>
          <w:sz w:val="24"/>
          <w:szCs w:val="24"/>
        </w:rPr>
        <w:t>𝑜</w:t>
      </w:r>
      <w:r w:rsidR="00B7780B" w:rsidRPr="00797D59">
        <w:rPr>
          <w:sz w:val="24"/>
          <w:szCs w:val="24"/>
        </w:rPr>
        <w:t xml:space="preserve"> </w:t>
      </w:r>
      <w:r w:rsidR="00B7780B" w:rsidRPr="00797D59">
        <w:rPr>
          <w:rFonts w:ascii="Cambria Math" w:hAnsi="Cambria Math" w:cs="Cambria Math"/>
          <w:sz w:val="24"/>
          <w:szCs w:val="24"/>
        </w:rPr>
        <w:t>∈</w:t>
      </w:r>
      <w:r w:rsidR="00B7780B" w:rsidRPr="00797D59">
        <w:rPr>
          <w:sz w:val="24"/>
          <w:szCs w:val="24"/>
        </w:rPr>
        <w:t xml:space="preserve"> </w:t>
      </w:r>
      <w:r w:rsidR="00B7780B" w:rsidRPr="00797D59">
        <w:rPr>
          <w:rFonts w:ascii="Cambria Math" w:hAnsi="Cambria Math" w:cs="Cambria Math"/>
          <w:sz w:val="24"/>
          <w:szCs w:val="24"/>
        </w:rPr>
        <w:t>𝐶</w:t>
      </w:r>
      <w:r w:rsidR="00B7780B" w:rsidRPr="00797D59">
        <w:rPr>
          <w:sz w:val="24"/>
          <w:szCs w:val="24"/>
        </w:rPr>
        <w:t xml:space="preserve"> are respectively the subject and object countries from the country pool </w:t>
      </w:r>
      <w:r w:rsidR="00B7780B" w:rsidRPr="00797D59">
        <w:rPr>
          <w:rFonts w:ascii="Cambria Math" w:hAnsi="Cambria Math" w:cs="Cambria Math"/>
          <w:sz w:val="24"/>
          <w:szCs w:val="24"/>
        </w:rPr>
        <w:t>𝐶</w:t>
      </w:r>
      <w:r w:rsidR="00B7780B" w:rsidRPr="00797D59">
        <w:rPr>
          <w:sz w:val="24"/>
          <w:szCs w:val="24"/>
        </w:rPr>
        <w:t xml:space="preserve">, and </w:t>
      </w:r>
      <w:r w:rsidR="00B7780B" w:rsidRPr="00797D59">
        <w:rPr>
          <w:rFonts w:ascii="Cambria Math" w:hAnsi="Cambria Math" w:cs="Cambria Math"/>
          <w:sz w:val="24"/>
          <w:szCs w:val="24"/>
        </w:rPr>
        <w:t>𝑟</w:t>
      </w:r>
      <w:r w:rsidR="00B7780B" w:rsidRPr="00797D59">
        <w:rPr>
          <w:sz w:val="24"/>
          <w:szCs w:val="24"/>
        </w:rPr>
        <w:t xml:space="preserve"> </w:t>
      </w:r>
      <w:r w:rsidR="00B7780B" w:rsidRPr="00797D59">
        <w:rPr>
          <w:rFonts w:ascii="Cambria Math" w:hAnsi="Cambria Math" w:cs="Cambria Math"/>
          <w:sz w:val="24"/>
          <w:szCs w:val="24"/>
        </w:rPr>
        <w:t>∈</w:t>
      </w:r>
      <w:r w:rsidR="00B7780B" w:rsidRPr="00797D59">
        <w:rPr>
          <w:sz w:val="24"/>
          <w:szCs w:val="24"/>
        </w:rPr>
        <w:t xml:space="preserve"> </w:t>
      </w:r>
      <w:r w:rsidR="00B7780B" w:rsidRPr="00797D59">
        <w:rPr>
          <w:rFonts w:ascii="Cambria Math" w:hAnsi="Cambria Math" w:cs="Cambria Math"/>
          <w:sz w:val="24"/>
          <w:szCs w:val="24"/>
        </w:rPr>
        <w:t>𝑅</w:t>
      </w:r>
      <w:r w:rsidR="00B7780B" w:rsidRPr="00797D59">
        <w:rPr>
          <w:sz w:val="24"/>
          <w:szCs w:val="24"/>
        </w:rPr>
        <w:t xml:space="preserve"> denotes the relation type defined by the Conflict and Mediation Event Observations (CAMEO) ontology</w:t>
      </w:r>
      <w:r w:rsidR="00031653">
        <w:rPr>
          <w:sz w:val="24"/>
          <w:szCs w:val="24"/>
        </w:rPr>
        <w:t xml:space="preserve"> [</w:t>
      </w:r>
      <w:r w:rsidR="005F07A2">
        <w:rPr>
          <w:sz w:val="24"/>
          <w:szCs w:val="24"/>
        </w:rPr>
        <w:t>6</w:t>
      </w:r>
      <w:del w:id="1013" w:author="Ben Remez" w:date="2025-08-26T09:53:00Z" w16du:dateUtc="2025-08-26T06:53:00Z">
        <w:r w:rsidR="00031653" w:rsidDel="005F07A2">
          <w:rPr>
            <w:sz w:val="24"/>
            <w:szCs w:val="24"/>
          </w:rPr>
          <w:delText>5</w:delText>
        </w:r>
      </w:del>
      <w:r w:rsidR="00031653">
        <w:rPr>
          <w:sz w:val="24"/>
          <w:szCs w:val="24"/>
        </w:rPr>
        <w:t>]</w:t>
      </w:r>
      <w:r w:rsidR="00B7780B" w:rsidRPr="00797D59">
        <w:rPr>
          <w:sz w:val="24"/>
          <w:szCs w:val="24"/>
        </w:rPr>
        <w:t xml:space="preserve">. There are two hierarchical levels from the CAMEO ontology for detailed and comprehensive analysis of geopolitical dynamics. The first level includes 20 broad categories, represented by a two-digit code (e.g., “01: Public Statement” or “04: Consult”), which are subdivided into second-level categories identified by a three-digit code that corresponds to </w:t>
      </w:r>
      <w:del w:id="1014" w:author="Alexander Apartsin" w:date="2025-08-27T11:19:00Z" w16du:dateUtc="2025-08-27T08:19:00Z">
        <w:r w:rsidR="00B7780B" w:rsidRPr="00797D59" w:rsidDel="00BB7CFB">
          <w:rPr>
            <w:sz w:val="24"/>
            <w:szCs w:val="24"/>
          </w:rPr>
          <w:delText xml:space="preserve">its </w:delText>
        </w:r>
      </w:del>
      <w:ins w:id="1015" w:author="Alexander Apartsin" w:date="2025-08-27T11:19:00Z" w16du:dateUtc="2025-08-27T08:19:00Z">
        <w:r w:rsidR="00BB7CFB">
          <w:rPr>
            <w:sz w:val="24"/>
            <w:szCs w:val="24"/>
          </w:rPr>
          <w:t>their</w:t>
        </w:r>
        <w:r w:rsidR="00BB7CFB" w:rsidRPr="00797D59">
          <w:rPr>
            <w:sz w:val="24"/>
            <w:szCs w:val="24"/>
          </w:rPr>
          <w:t xml:space="preserve"> </w:t>
        </w:r>
      </w:ins>
      <w:r w:rsidR="00B7780B" w:rsidRPr="00797D59">
        <w:rPr>
          <w:sz w:val="24"/>
          <w:szCs w:val="24"/>
        </w:rPr>
        <w:t>parent category. For example, “03: Express intent to cooperate” is a first-level category with 10 different second-level relations, such as “036: Express intent to meet or negotiate”. Subsequently, the quadruple “(2023-11-03, AUS, 036, CHN)” denotes that on 3 November 2023, the Australian leader announced a planned visit to China. Figure 1 presents a sample of relationships extracted from MIRAI test data.</w:t>
      </w:r>
    </w:p>
    <w:p w14:paraId="1BE7586A" w14:textId="625F0E31" w:rsidR="00E76426" w:rsidRPr="00DE5041" w:rsidRDefault="00E76426" w:rsidP="00E76426">
      <w:pPr>
        <w:jc w:val="center"/>
        <w:rPr>
          <w:i/>
          <w:iCs/>
          <w:sz w:val="24"/>
          <w:szCs w:val="24"/>
          <w:rPrChange w:id="1016" w:author="Ben Remez" w:date="2025-08-25T11:56:00Z" w16du:dateUtc="2025-08-25T08:56:00Z">
            <w:rPr>
              <w:sz w:val="24"/>
              <w:szCs w:val="24"/>
            </w:rPr>
          </w:rPrChange>
        </w:rPr>
      </w:pPr>
      <w:r w:rsidRPr="00DE5041">
        <w:rPr>
          <w:b/>
          <w:bCs/>
          <w:i/>
          <w:iCs/>
          <w:sz w:val="24"/>
          <w:szCs w:val="24"/>
          <w:rPrChange w:id="1017" w:author="Ben Remez" w:date="2025-08-25T11:56:00Z" w16du:dateUtc="2025-08-25T08:56:00Z">
            <w:rPr>
              <w:b/>
              <w:bCs/>
              <w:sz w:val="24"/>
              <w:szCs w:val="24"/>
            </w:rPr>
          </w:rPrChange>
        </w:rPr>
        <w:t xml:space="preserve">Figure 1: </w:t>
      </w:r>
      <w:r w:rsidRPr="00DE5041">
        <w:rPr>
          <w:i/>
          <w:iCs/>
          <w:sz w:val="24"/>
          <w:szCs w:val="24"/>
          <w:rPrChange w:id="1018" w:author="Ben Remez" w:date="2025-08-25T11:56:00Z" w16du:dateUtc="2025-08-25T08:56:00Z">
            <w:rPr>
              <w:sz w:val="24"/>
              <w:szCs w:val="24"/>
            </w:rPr>
          </w:rPrChange>
        </w:rPr>
        <w:t>38 Relations used in the test data</w:t>
      </w:r>
    </w:p>
    <w:p w14:paraId="1B063D6C" w14:textId="702AD4D4" w:rsidR="00B7780B" w:rsidRPr="00797D59" w:rsidRDefault="00E76426" w:rsidP="00C34E3A">
      <w:pPr>
        <w:jc w:val="both"/>
        <w:rPr>
          <w:sz w:val="24"/>
          <w:szCs w:val="24"/>
        </w:rPr>
        <w:pPrChange w:id="1019" w:author="Alexander Apartsin" w:date="2025-08-27T11:02:00Z" w16du:dateUtc="2025-08-27T08:02:00Z">
          <w:pPr/>
        </w:pPrChange>
      </w:pPr>
      <w:r w:rsidRPr="00797D59">
        <w:rPr>
          <w:sz w:val="24"/>
          <w:szCs w:val="24"/>
        </w:rPr>
        <w:t>In the implementation of the MIRAI benchmark, the authors simplified the evaluation by reducing the granularity of the original 38 CAMEO event codes present in the test set. This was done to create more interpretable and robust evaluation categories. Specifically, the event codes were grouped into coarser relation categories under two schemes:</w:t>
      </w:r>
    </w:p>
    <w:p w14:paraId="7B763E31" w14:textId="26B8CD7B" w:rsidR="00E76426" w:rsidRPr="00797D59" w:rsidRDefault="00E76426" w:rsidP="00E76426">
      <w:pPr>
        <w:pStyle w:val="ListParagraph"/>
        <w:numPr>
          <w:ilvl w:val="0"/>
          <w:numId w:val="3"/>
        </w:numPr>
        <w:rPr>
          <w:sz w:val="24"/>
          <w:szCs w:val="24"/>
        </w:rPr>
      </w:pPr>
      <w:r w:rsidRPr="00797D59">
        <w:rPr>
          <w:b/>
          <w:bCs/>
          <w:sz w:val="24"/>
          <w:szCs w:val="24"/>
        </w:rPr>
        <w:t>Binary Classification</w:t>
      </w:r>
      <w:r w:rsidRPr="00797D59">
        <w:rPr>
          <w:sz w:val="24"/>
          <w:szCs w:val="24"/>
        </w:rPr>
        <w:t xml:space="preserve"> </w:t>
      </w:r>
      <w:r w:rsidRPr="00797D59">
        <w:rPr>
          <w:b/>
          <w:bCs/>
          <w:sz w:val="24"/>
          <w:szCs w:val="24"/>
        </w:rPr>
        <w:t>–</w:t>
      </w:r>
      <w:r w:rsidRPr="00797D59">
        <w:rPr>
          <w:sz w:val="24"/>
          <w:szCs w:val="24"/>
        </w:rPr>
        <w:t xml:space="preserve"> The 38 relations were collapsed into two broad categories:</w:t>
      </w:r>
    </w:p>
    <w:p w14:paraId="42C08277" w14:textId="49113C50" w:rsidR="00E76426" w:rsidRPr="00797D59" w:rsidRDefault="00E76426" w:rsidP="00E76426">
      <w:pPr>
        <w:pStyle w:val="ListParagraph"/>
        <w:numPr>
          <w:ilvl w:val="0"/>
          <w:numId w:val="4"/>
        </w:numPr>
        <w:rPr>
          <w:sz w:val="24"/>
          <w:szCs w:val="24"/>
        </w:rPr>
      </w:pPr>
      <w:r w:rsidRPr="00797D59">
        <w:rPr>
          <w:b/>
          <w:bCs/>
          <w:sz w:val="24"/>
          <w:szCs w:val="24"/>
        </w:rPr>
        <w:t xml:space="preserve">Mediation – </w:t>
      </w:r>
      <w:r w:rsidRPr="00797D59">
        <w:rPr>
          <w:sz w:val="24"/>
          <w:szCs w:val="24"/>
        </w:rPr>
        <w:t>Event codes ‘01’ – ‘08’</w:t>
      </w:r>
    </w:p>
    <w:p w14:paraId="2B499980" w14:textId="3A1D7EAA" w:rsidR="00E76426" w:rsidRPr="00797D59" w:rsidRDefault="00E76426" w:rsidP="00E76426">
      <w:pPr>
        <w:pStyle w:val="ListParagraph"/>
        <w:numPr>
          <w:ilvl w:val="0"/>
          <w:numId w:val="4"/>
        </w:numPr>
        <w:rPr>
          <w:sz w:val="24"/>
          <w:szCs w:val="24"/>
        </w:rPr>
      </w:pPr>
      <w:r w:rsidRPr="00797D59">
        <w:rPr>
          <w:b/>
          <w:bCs/>
          <w:sz w:val="24"/>
          <w:szCs w:val="24"/>
        </w:rPr>
        <w:t>Conflict –</w:t>
      </w:r>
      <w:r w:rsidRPr="00797D59">
        <w:rPr>
          <w:sz w:val="24"/>
          <w:szCs w:val="24"/>
        </w:rPr>
        <w:t xml:space="preserve"> Event codes ‘09’ – ‘20’</w:t>
      </w:r>
    </w:p>
    <w:p w14:paraId="5BE0F20B" w14:textId="2C41513F" w:rsidR="00E76426" w:rsidRPr="00797D59" w:rsidRDefault="00E76426" w:rsidP="00E76426">
      <w:pPr>
        <w:pStyle w:val="ListParagraph"/>
        <w:numPr>
          <w:ilvl w:val="0"/>
          <w:numId w:val="3"/>
        </w:numPr>
        <w:rPr>
          <w:sz w:val="24"/>
          <w:szCs w:val="24"/>
        </w:rPr>
      </w:pPr>
      <w:r w:rsidRPr="00797D59">
        <w:rPr>
          <w:b/>
          <w:bCs/>
          <w:sz w:val="24"/>
          <w:szCs w:val="24"/>
        </w:rPr>
        <w:t>Quad Classification –</w:t>
      </w:r>
      <w:r w:rsidRPr="00797D59">
        <w:rPr>
          <w:sz w:val="24"/>
          <w:szCs w:val="24"/>
          <w:lang w:val="en-US"/>
        </w:rPr>
        <w:t xml:space="preserve"> The same 38 relations were mapped into </w:t>
      </w:r>
      <w:del w:id="1020" w:author="Alexander Apartsin" w:date="2025-08-27T11:19:00Z" w16du:dateUtc="2025-08-27T08:19:00Z">
        <w:r w:rsidRPr="00797D59" w:rsidDel="00BB7CFB">
          <w:rPr>
            <w:sz w:val="24"/>
            <w:szCs w:val="24"/>
            <w:lang w:val="en-US"/>
          </w:rPr>
          <w:delText xml:space="preserve">4 </w:delText>
        </w:r>
      </w:del>
      <w:ins w:id="1021" w:author="Alexander Apartsin" w:date="2025-08-27T11:19:00Z" w16du:dateUtc="2025-08-27T08:19:00Z">
        <w:r w:rsidR="00BB7CFB">
          <w:rPr>
            <w:sz w:val="24"/>
            <w:szCs w:val="24"/>
            <w:lang w:val="en-US"/>
          </w:rPr>
          <w:t>four</w:t>
        </w:r>
        <w:r w:rsidR="00BB7CFB" w:rsidRPr="00797D59">
          <w:rPr>
            <w:sz w:val="24"/>
            <w:szCs w:val="24"/>
            <w:lang w:val="en-US"/>
          </w:rPr>
          <w:t xml:space="preserve"> </w:t>
        </w:r>
      </w:ins>
      <w:r w:rsidRPr="00797D59">
        <w:rPr>
          <w:sz w:val="24"/>
          <w:szCs w:val="24"/>
          <w:lang w:val="en-US"/>
        </w:rPr>
        <w:t>classes:</w:t>
      </w:r>
    </w:p>
    <w:p w14:paraId="7CF01F0E" w14:textId="46F225CC" w:rsidR="00E76426" w:rsidRPr="00797D59" w:rsidRDefault="00E76426" w:rsidP="00E76426">
      <w:pPr>
        <w:pStyle w:val="ListParagraph"/>
        <w:numPr>
          <w:ilvl w:val="0"/>
          <w:numId w:val="5"/>
        </w:numPr>
        <w:rPr>
          <w:sz w:val="24"/>
          <w:szCs w:val="24"/>
        </w:rPr>
      </w:pPr>
      <w:r w:rsidRPr="00797D59">
        <w:rPr>
          <w:b/>
          <w:bCs/>
          <w:sz w:val="24"/>
          <w:szCs w:val="24"/>
        </w:rPr>
        <w:t xml:space="preserve">Verbal Cooperation – </w:t>
      </w:r>
      <w:r w:rsidRPr="00797D59">
        <w:rPr>
          <w:sz w:val="24"/>
          <w:szCs w:val="24"/>
        </w:rPr>
        <w:t>Event codes ‘01’ – ‘04’</w:t>
      </w:r>
    </w:p>
    <w:p w14:paraId="7DA5A656" w14:textId="033B7142" w:rsidR="00E76426" w:rsidRPr="00797D59" w:rsidRDefault="00E76426" w:rsidP="00E76426">
      <w:pPr>
        <w:pStyle w:val="ListParagraph"/>
        <w:numPr>
          <w:ilvl w:val="0"/>
          <w:numId w:val="5"/>
        </w:numPr>
        <w:rPr>
          <w:sz w:val="24"/>
          <w:szCs w:val="24"/>
        </w:rPr>
      </w:pPr>
      <w:r w:rsidRPr="00797D59">
        <w:rPr>
          <w:b/>
          <w:bCs/>
          <w:sz w:val="24"/>
          <w:szCs w:val="24"/>
        </w:rPr>
        <w:t>Material Cooperation –</w:t>
      </w:r>
      <w:r w:rsidRPr="00797D59">
        <w:rPr>
          <w:sz w:val="24"/>
          <w:szCs w:val="24"/>
        </w:rPr>
        <w:t xml:space="preserve"> Event codes ‘05’ – ‘08’</w:t>
      </w:r>
    </w:p>
    <w:p w14:paraId="067157DB" w14:textId="1C5010D3" w:rsidR="00E76426" w:rsidRPr="00797D59" w:rsidRDefault="00E76426" w:rsidP="00E76426">
      <w:pPr>
        <w:pStyle w:val="ListParagraph"/>
        <w:numPr>
          <w:ilvl w:val="0"/>
          <w:numId w:val="5"/>
        </w:numPr>
        <w:rPr>
          <w:sz w:val="24"/>
          <w:szCs w:val="24"/>
        </w:rPr>
      </w:pPr>
      <w:r w:rsidRPr="00797D59">
        <w:rPr>
          <w:b/>
          <w:bCs/>
          <w:sz w:val="24"/>
          <w:szCs w:val="24"/>
        </w:rPr>
        <w:t>Verbal Conflict –</w:t>
      </w:r>
      <w:r w:rsidRPr="00797D59">
        <w:rPr>
          <w:sz w:val="24"/>
          <w:szCs w:val="24"/>
        </w:rPr>
        <w:t xml:space="preserve"> Event codes ‘09’ – ‘16’</w:t>
      </w:r>
    </w:p>
    <w:p w14:paraId="58821570" w14:textId="035CFCB1" w:rsidR="00E76426" w:rsidRPr="00797D59" w:rsidRDefault="00E76426" w:rsidP="00E76426">
      <w:pPr>
        <w:pStyle w:val="ListParagraph"/>
        <w:numPr>
          <w:ilvl w:val="0"/>
          <w:numId w:val="5"/>
        </w:numPr>
        <w:rPr>
          <w:sz w:val="24"/>
          <w:szCs w:val="24"/>
        </w:rPr>
      </w:pPr>
      <w:r w:rsidRPr="00797D59">
        <w:rPr>
          <w:b/>
          <w:bCs/>
          <w:sz w:val="24"/>
          <w:szCs w:val="24"/>
        </w:rPr>
        <w:t>Material Conflict –</w:t>
      </w:r>
      <w:r w:rsidRPr="00797D59">
        <w:rPr>
          <w:sz w:val="24"/>
          <w:szCs w:val="24"/>
        </w:rPr>
        <w:t xml:space="preserve"> Event codes ’17’ – ‘20’</w:t>
      </w:r>
    </w:p>
    <w:p w14:paraId="1B219B9F" w14:textId="037B40B8" w:rsidR="00E76426" w:rsidRDefault="00E76426" w:rsidP="00C34E3A">
      <w:pPr>
        <w:jc w:val="both"/>
        <w:rPr>
          <w:sz w:val="24"/>
          <w:szCs w:val="24"/>
        </w:rPr>
        <w:pPrChange w:id="1022" w:author="Alexander Apartsin" w:date="2025-08-27T11:02:00Z" w16du:dateUtc="2025-08-27T08:02:00Z">
          <w:pPr/>
        </w:pPrChange>
      </w:pPr>
      <w:r w:rsidRPr="00797D59">
        <w:rPr>
          <w:sz w:val="24"/>
          <w:szCs w:val="24"/>
        </w:rPr>
        <w:lastRenderedPageBreak/>
        <w:t>These mappings formed the basis for evaluating system predictions and comparing them against ground truth labels using metrics such as precision, recall, F1 score, and KL divergence. The reduction in label complexity allows for clearer insight into the model’s capabilities across both broad and fine-grained relational understanding.</w:t>
      </w:r>
    </w:p>
    <w:p w14:paraId="07E73972" w14:textId="52B28CE6" w:rsidR="00797D59" w:rsidRDefault="00797D59" w:rsidP="00797D59">
      <w:pPr>
        <w:pStyle w:val="Heading1"/>
        <w:numPr>
          <w:ilvl w:val="0"/>
          <w:numId w:val="1"/>
        </w:numPr>
        <w:ind w:left="357" w:hanging="357"/>
      </w:pPr>
      <w:bookmarkStart w:id="1023" w:name="_Toc207062965"/>
      <w:r>
        <w:t>Methodology</w:t>
      </w:r>
      <w:bookmarkEnd w:id="1023"/>
    </w:p>
    <w:p w14:paraId="7F93FB2C" w14:textId="3432E81E" w:rsidR="00797D59" w:rsidRDefault="00797D59" w:rsidP="00C34E3A">
      <w:pPr>
        <w:ind w:firstLine="357"/>
        <w:jc w:val="both"/>
        <w:rPr>
          <w:sz w:val="24"/>
          <w:szCs w:val="24"/>
        </w:rPr>
        <w:pPrChange w:id="1024" w:author="Alexander Apartsin" w:date="2025-08-27T11:02:00Z" w16du:dateUtc="2025-08-27T08:02:00Z">
          <w:pPr>
            <w:ind w:firstLine="357"/>
          </w:pPr>
        </w:pPrChange>
      </w:pPr>
      <w:r w:rsidRPr="00797D59">
        <w:rPr>
          <w:sz w:val="24"/>
          <w:szCs w:val="24"/>
        </w:rPr>
        <w:t>The original ACH methods include the construction of the evidence matrix. The matrix is a key tool for systematically evaluating evidence against multiple hypotheses. It is structured with hypotheses listed across the top as columns and evidence listed down the side as rows, creating a grid that allows analysts to visually compare how each piece of evidence relates to each hypothesis</w:t>
      </w:r>
      <w:r w:rsidR="00031653">
        <w:rPr>
          <w:sz w:val="24"/>
          <w:szCs w:val="24"/>
        </w:rPr>
        <w:t xml:space="preserve"> [1]</w:t>
      </w:r>
      <w:r w:rsidRPr="00797D59">
        <w:rPr>
          <w:sz w:val="24"/>
          <w:szCs w:val="24"/>
        </w:rPr>
        <w:t>. Within the matrix, symbols such as "+" (support), "-" (contradict), or "0" (neutral) are used to indicate the relationship between evidence and hypotheses, ensuring a clear and organized assessment. This structured approach helps analysts identify diagnostic evidence—information that strongly supports one hypothesis while undermining others—and highlights inconsistencies or gaps in the analysis. By providing a transparent and logical framework, the ACH matrix reduces cognitive biases, fosters objectivity, and enables analysts to draw more accurate and well-supported conclusions.</w:t>
      </w:r>
    </w:p>
    <w:p w14:paraId="189A2BEB" w14:textId="76230409" w:rsidR="00797D59" w:rsidRDefault="00797D59" w:rsidP="00C34E3A">
      <w:pPr>
        <w:jc w:val="both"/>
        <w:rPr>
          <w:sz w:val="24"/>
          <w:szCs w:val="24"/>
        </w:rPr>
        <w:pPrChange w:id="1025" w:author="Alexander Apartsin" w:date="2025-08-27T11:02:00Z" w16du:dateUtc="2025-08-27T08:02:00Z">
          <w:pPr/>
        </w:pPrChange>
      </w:pPr>
      <w:r w:rsidRPr="00797D59">
        <w:rPr>
          <w:sz w:val="24"/>
          <w:szCs w:val="24"/>
        </w:rPr>
        <w:t xml:space="preserve">Our approach adds </w:t>
      </w:r>
      <w:ins w:id="1026" w:author="Alexander Apartsin" w:date="2025-08-27T11:20:00Z" w16du:dateUtc="2025-08-27T08:20:00Z">
        <w:r w:rsidR="00BB7CFB">
          <w:rPr>
            <w:sz w:val="24"/>
            <w:szCs w:val="24"/>
          </w:rPr>
          <w:t xml:space="preserve">a </w:t>
        </w:r>
      </w:ins>
      <w:del w:id="1027" w:author="Alexander Apartsin" w:date="2025-08-27T11:03:00Z" w16du:dateUtc="2025-08-27T08:03:00Z">
        <w:r w:rsidRPr="00797D59" w:rsidDel="007621AA">
          <w:rPr>
            <w:sz w:val="24"/>
            <w:szCs w:val="24"/>
          </w:rPr>
          <w:delText xml:space="preserve">an additional </w:delText>
        </w:r>
      </w:del>
      <w:r w:rsidRPr="00797D59">
        <w:rPr>
          <w:sz w:val="24"/>
          <w:szCs w:val="24"/>
        </w:rPr>
        <w:t xml:space="preserve">step where evidence is extracted from the relevant sources (new articles). Therefore, the analysis </w:t>
      </w:r>
      <w:del w:id="1028" w:author="Alexander Apartsin" w:date="2025-08-27T11:03:00Z" w16du:dateUtc="2025-08-27T08:03:00Z">
        <w:r w:rsidRPr="00797D59" w:rsidDel="007621AA">
          <w:rPr>
            <w:sz w:val="24"/>
            <w:szCs w:val="24"/>
          </w:rPr>
          <w:delText>includes two types of uncertainties: uncertainty related to the presence of specified evidence (</w:delText>
        </w:r>
      </w:del>
      <w:ins w:id="1029" w:author="Alexander Apartsin" w:date="2025-08-27T11:03:00Z" w16du:dateUtc="2025-08-27T08:03:00Z">
        <w:r w:rsidR="007621AA">
          <w:rPr>
            <w:sz w:val="24"/>
            <w:szCs w:val="24"/>
          </w:rPr>
          <w:t xml:space="preserve">encompasses two types of uncertainties: uncertainty related to the presence of specified evidence (an </w:t>
        </w:r>
      </w:ins>
      <w:r w:rsidRPr="00797D59">
        <w:rPr>
          <w:sz w:val="24"/>
          <w:szCs w:val="24"/>
        </w:rPr>
        <w:t xml:space="preserve">early sign) in a specific news article and uncertainty related to the degree to which specific evidence impacts (supports or disproves) a given hypothesis. Our method addresses these uncertainties by querying LLM using </w:t>
      </w:r>
      <w:ins w:id="1030" w:author="Alexander Apartsin" w:date="2025-08-27T11:03:00Z" w16du:dateUtc="2025-08-27T08:03:00Z">
        <w:r w:rsidR="007621AA">
          <w:rPr>
            <w:sz w:val="24"/>
            <w:szCs w:val="24"/>
          </w:rPr>
          <w:t xml:space="preserve">a </w:t>
        </w:r>
      </w:ins>
      <w:r w:rsidRPr="00797D59">
        <w:rPr>
          <w:sz w:val="24"/>
          <w:szCs w:val="24"/>
        </w:rPr>
        <w:t xml:space="preserve">natural language representation of uncertainties. </w:t>
      </w:r>
    </w:p>
    <w:p w14:paraId="1B4D9A22" w14:textId="3776A1B5" w:rsidR="00253953" w:rsidDel="00C34E3A" w:rsidRDefault="00253953" w:rsidP="00C34E3A">
      <w:pPr>
        <w:jc w:val="both"/>
        <w:rPr>
          <w:del w:id="1031" w:author="Alexander Apartsin" w:date="2025-08-27T11:02:00Z" w16du:dateUtc="2025-08-27T08:02:00Z"/>
          <w:sz w:val="24"/>
          <w:szCs w:val="24"/>
        </w:rPr>
        <w:pPrChange w:id="1032" w:author="Alexander Apartsin" w:date="2025-08-27T11:02:00Z" w16du:dateUtc="2025-08-27T08:02:00Z">
          <w:pPr/>
        </w:pPrChange>
      </w:pPr>
      <w:r w:rsidRPr="00253953">
        <w:rPr>
          <w:sz w:val="24"/>
          <w:szCs w:val="24"/>
        </w:rPr>
        <w:t>To bring ACH fully into the LLM era, we reframe the analyst’s “evidence matrix” as two probabilistic mappings powered by a large language model (LLM). Instead of manually ticking “+” or “–” in a grid, we (1) use the LLM to identify latent “early</w:t>
      </w:r>
      <w:r w:rsidRPr="00253953">
        <w:rPr>
          <w:rFonts w:ascii="Cambria Math" w:hAnsi="Cambria Math" w:cs="Cambria Math"/>
          <w:sz w:val="24"/>
          <w:szCs w:val="24"/>
        </w:rPr>
        <w:t>‐</w:t>
      </w:r>
      <w:r w:rsidRPr="00253953">
        <w:rPr>
          <w:sz w:val="24"/>
          <w:szCs w:val="24"/>
        </w:rPr>
        <w:t>sign</w:t>
      </w:r>
      <w:r w:rsidRPr="00253953">
        <w:rPr>
          <w:rFonts w:ascii="Aptos" w:hAnsi="Aptos" w:cs="Aptos"/>
          <w:sz w:val="24"/>
          <w:szCs w:val="24"/>
        </w:rPr>
        <w:t>”</w:t>
      </w:r>
      <w:r w:rsidRPr="00253953">
        <w:rPr>
          <w:sz w:val="24"/>
          <w:szCs w:val="24"/>
        </w:rPr>
        <w:t xml:space="preserve"> factors, (2) map how each factor drives each hypothesis, (3) retrieve real news</w:t>
      </w:r>
      <w:r>
        <w:rPr>
          <w:sz w:val="24"/>
          <w:szCs w:val="24"/>
        </w:rPr>
        <w:t xml:space="preserve"> manually or</w:t>
      </w:r>
      <w:r w:rsidRPr="00253953">
        <w:rPr>
          <w:sz w:val="24"/>
          <w:szCs w:val="24"/>
        </w:rPr>
        <w:t xml:space="preserve"> via RAG, (4) estimate whether each article actually mentions each factor, and (5) aggregate all signals via a Na</w:t>
      </w:r>
      <w:r w:rsidRPr="00253953">
        <w:rPr>
          <w:rFonts w:ascii="Aptos" w:hAnsi="Aptos" w:cs="Aptos"/>
          <w:sz w:val="24"/>
          <w:szCs w:val="24"/>
        </w:rPr>
        <w:t>ï</w:t>
      </w:r>
      <w:r w:rsidRPr="00253953">
        <w:rPr>
          <w:sz w:val="24"/>
          <w:szCs w:val="24"/>
        </w:rPr>
        <w:t>ve-Bayes</w:t>
      </w:r>
      <w:r w:rsidRPr="00253953">
        <w:rPr>
          <w:rFonts w:ascii="Aptos" w:hAnsi="Aptos" w:cs="Aptos"/>
          <w:sz w:val="24"/>
          <w:szCs w:val="24"/>
        </w:rPr>
        <w:t>–</w:t>
      </w:r>
      <w:r w:rsidRPr="00253953">
        <w:rPr>
          <w:sz w:val="24"/>
          <w:szCs w:val="24"/>
        </w:rPr>
        <w:t>style score. Concretely:</w:t>
      </w:r>
    </w:p>
    <w:p w14:paraId="241330BC" w14:textId="77777777" w:rsidR="00253953" w:rsidRDefault="00253953" w:rsidP="00C34E3A">
      <w:pPr>
        <w:jc w:val="both"/>
        <w:rPr>
          <w:sz w:val="24"/>
          <w:szCs w:val="24"/>
        </w:rPr>
        <w:pPrChange w:id="1033" w:author="Alexander Apartsin" w:date="2025-08-27T11:02:00Z" w16du:dateUtc="2025-08-27T08:02:00Z">
          <w:pPr/>
        </w:pPrChange>
      </w:pPr>
    </w:p>
    <w:p w14:paraId="265E8561" w14:textId="17C1C82A" w:rsidR="00253953" w:rsidRDefault="00253953" w:rsidP="00253953">
      <w:pPr>
        <w:pStyle w:val="ListParagraph"/>
        <w:numPr>
          <w:ilvl w:val="0"/>
          <w:numId w:val="7"/>
        </w:numPr>
        <w:rPr>
          <w:b/>
          <w:bCs/>
          <w:sz w:val="24"/>
          <w:szCs w:val="24"/>
        </w:rPr>
      </w:pPr>
      <w:r>
        <w:rPr>
          <w:b/>
          <w:bCs/>
          <w:sz w:val="24"/>
          <w:szCs w:val="24"/>
        </w:rPr>
        <w:t>Identify latent evidence signs</w:t>
      </w:r>
    </w:p>
    <w:p w14:paraId="77C2A684" w14:textId="2BD28C7E" w:rsidR="00253953" w:rsidRDefault="00253953" w:rsidP="00253953">
      <w:pPr>
        <w:pStyle w:val="ListParagraph"/>
        <w:rPr>
          <w:sz w:val="24"/>
          <w:szCs w:val="24"/>
        </w:rPr>
      </w:pPr>
      <w:r w:rsidRPr="00253953">
        <w:rPr>
          <w:sz w:val="24"/>
          <w:szCs w:val="24"/>
        </w:rPr>
        <w:t>Prompt the LLM (e.g.</w:t>
      </w:r>
      <w:ins w:id="1034" w:author="Alexander Apartsin" w:date="2025-08-27T11:03:00Z" w16du:dateUtc="2025-08-27T08:03:00Z">
        <w:r w:rsidR="00C34E3A">
          <w:rPr>
            <w:sz w:val="24"/>
            <w:szCs w:val="24"/>
          </w:rPr>
          <w:t>,</w:t>
        </w:r>
      </w:ins>
      <w:r w:rsidRPr="00253953">
        <w:rPr>
          <w:sz w:val="24"/>
          <w:szCs w:val="24"/>
        </w:rPr>
        <w:t xml:space="preserve"> GPT-4) to list the top </w:t>
      </w:r>
      <w:r w:rsidRPr="00253953">
        <w:rPr>
          <w:i/>
          <w:iCs/>
          <w:sz w:val="24"/>
          <w:szCs w:val="24"/>
        </w:rPr>
        <w:t>K</w:t>
      </w:r>
      <w:r w:rsidRPr="00253953">
        <w:rPr>
          <w:sz w:val="24"/>
          <w:szCs w:val="24"/>
        </w:rPr>
        <w:t xml:space="preserve"> “early signs” that an analyst would watch to forecast the target relation. Example prompt:</w:t>
      </w:r>
    </w:p>
    <w:p w14:paraId="58133D02" w14:textId="77777777" w:rsidR="00B22524" w:rsidRPr="00B22524" w:rsidRDefault="00B22524" w:rsidP="00B22524">
      <w:pPr>
        <w:pStyle w:val="ListParagraph"/>
        <w:ind w:left="1021"/>
        <w:rPr>
          <w:ins w:id="1035" w:author="Ben Remez" w:date="2025-08-25T20:57:00Z" w16du:dateUtc="2025-08-25T17:57:00Z"/>
          <w:i/>
          <w:iCs/>
          <w:sz w:val="24"/>
          <w:szCs w:val="24"/>
        </w:rPr>
      </w:pPr>
      <w:ins w:id="1036" w:author="Ben Remez" w:date="2025-08-25T20:57:00Z" w16du:dateUtc="2025-08-25T17:57:00Z">
        <w:r w:rsidRPr="00B22524">
          <w:rPr>
            <w:i/>
            <w:iCs/>
            <w:sz w:val="24"/>
            <w:szCs w:val="24"/>
          </w:rPr>
          <w:t>“You are an expert geopolitical analyst assisting with strategic forecasting.</w:t>
        </w:r>
      </w:ins>
    </w:p>
    <w:p w14:paraId="75186A63" w14:textId="77777777" w:rsidR="00B22524" w:rsidRPr="00B22524" w:rsidRDefault="00B22524" w:rsidP="00B22524">
      <w:pPr>
        <w:pStyle w:val="ListParagraph"/>
        <w:ind w:left="1021"/>
        <w:rPr>
          <w:ins w:id="1037" w:author="Ben Remez" w:date="2025-08-25T20:57:00Z" w16du:dateUtc="2025-08-25T17:57:00Z"/>
          <w:i/>
          <w:iCs/>
          <w:sz w:val="24"/>
          <w:szCs w:val="24"/>
        </w:rPr>
      </w:pPr>
      <w:ins w:id="1038" w:author="Ben Remez" w:date="2025-08-25T20:57:00Z" w16du:dateUtc="2025-08-25T17:57:00Z">
        <w:r w:rsidRPr="00B22524">
          <w:rPr>
            <w:i/>
            <w:iCs/>
            <w:sz w:val="24"/>
            <w:szCs w:val="24"/>
          </w:rPr>
          <w:t>Given a set of possible future outcomes: ‘&lt;list of outcomes&gt;’, your task is to generate a set of early warning indicators that would help identify which outcome is most likely, with at least one indicator specifically designed to assess each outcome independently involving country: ‘&lt;C1&gt;’ and country: ‘&lt;C2&gt;’.</w:t>
        </w:r>
      </w:ins>
    </w:p>
    <w:p w14:paraId="44B6510D" w14:textId="77777777" w:rsidR="00B22524" w:rsidRPr="00B22524" w:rsidRDefault="00B22524" w:rsidP="00B22524">
      <w:pPr>
        <w:pStyle w:val="ListParagraph"/>
        <w:ind w:left="1021"/>
        <w:rPr>
          <w:ins w:id="1039" w:author="Ben Remez" w:date="2025-08-25T20:57:00Z" w16du:dateUtc="2025-08-25T17:57:00Z"/>
          <w:i/>
          <w:iCs/>
          <w:sz w:val="24"/>
          <w:szCs w:val="24"/>
        </w:rPr>
      </w:pPr>
      <w:ins w:id="1040" w:author="Ben Remez" w:date="2025-08-25T20:57:00Z" w16du:dateUtc="2025-08-25T17:57:00Z">
        <w:r w:rsidRPr="00B22524">
          <w:rPr>
            <w:i/>
            <w:iCs/>
            <w:sz w:val="24"/>
            <w:szCs w:val="24"/>
          </w:rPr>
          <w:t>Instructions:</w:t>
        </w:r>
      </w:ins>
    </w:p>
    <w:p w14:paraId="21502795" w14:textId="77777777" w:rsidR="00B22524" w:rsidRPr="00B22524" w:rsidRDefault="00B22524" w:rsidP="00B22524">
      <w:pPr>
        <w:pStyle w:val="ListParagraph"/>
        <w:ind w:left="1021"/>
        <w:rPr>
          <w:ins w:id="1041" w:author="Ben Remez" w:date="2025-08-25T20:57:00Z" w16du:dateUtc="2025-08-25T17:57:00Z"/>
          <w:i/>
          <w:iCs/>
          <w:sz w:val="24"/>
          <w:szCs w:val="24"/>
        </w:rPr>
      </w:pPr>
      <w:ins w:id="1042" w:author="Ben Remez" w:date="2025-08-25T20:57:00Z" w16du:dateUtc="2025-08-25T17:57:00Z">
        <w:r w:rsidRPr="00B22524">
          <w:rPr>
            <w:i/>
            <w:iCs/>
            <w:sz w:val="24"/>
            <w:szCs w:val="24"/>
          </w:rPr>
          <w:lastRenderedPageBreak/>
          <w:t>For each outcome, generate at least one unique, realistic, and observable indicator.</w:t>
        </w:r>
      </w:ins>
    </w:p>
    <w:p w14:paraId="1B0B3A06" w14:textId="77777777" w:rsidR="00B22524" w:rsidRPr="00B22524" w:rsidRDefault="00B22524" w:rsidP="00B22524">
      <w:pPr>
        <w:pStyle w:val="ListParagraph"/>
        <w:ind w:left="1021"/>
        <w:rPr>
          <w:ins w:id="1043" w:author="Ben Remez" w:date="2025-08-25T20:57:00Z" w16du:dateUtc="2025-08-25T17:57:00Z"/>
          <w:i/>
          <w:iCs/>
          <w:sz w:val="24"/>
          <w:szCs w:val="24"/>
        </w:rPr>
      </w:pPr>
      <w:ins w:id="1044" w:author="Ben Remez" w:date="2025-08-25T20:57:00Z" w16du:dateUtc="2025-08-25T17:57:00Z">
        <w:r w:rsidRPr="00B22524">
          <w:rPr>
            <w:i/>
            <w:iCs/>
            <w:sz w:val="24"/>
            <w:szCs w:val="24"/>
          </w:rPr>
          <w:t>Each indicator should be designed to detect early signs or signals that support the specific outcome it is associated with.</w:t>
        </w:r>
      </w:ins>
    </w:p>
    <w:p w14:paraId="18BDC92E" w14:textId="77777777" w:rsidR="00B22524" w:rsidRPr="00B22524" w:rsidRDefault="00B22524" w:rsidP="00B22524">
      <w:pPr>
        <w:pStyle w:val="ListParagraph"/>
        <w:ind w:left="1021"/>
        <w:rPr>
          <w:ins w:id="1045" w:author="Ben Remez" w:date="2025-08-25T20:57:00Z" w16du:dateUtc="2025-08-25T17:57:00Z"/>
          <w:i/>
          <w:iCs/>
          <w:sz w:val="24"/>
          <w:szCs w:val="24"/>
        </w:rPr>
      </w:pPr>
      <w:ins w:id="1046" w:author="Ben Remez" w:date="2025-08-25T20:57:00Z" w16du:dateUtc="2025-08-25T17:57:00Z">
        <w:r w:rsidRPr="00B22524">
          <w:rPr>
            <w:i/>
            <w:iCs/>
            <w:sz w:val="24"/>
            <w:szCs w:val="24"/>
          </w:rPr>
          <w:t>Do not repeat indicators across outcomes.</w:t>
        </w:r>
      </w:ins>
    </w:p>
    <w:p w14:paraId="43DBAAC0" w14:textId="4E725B96" w:rsidR="00B22524" w:rsidRPr="00B22524" w:rsidRDefault="00B22524" w:rsidP="00B22524">
      <w:pPr>
        <w:pStyle w:val="ListParagraph"/>
        <w:ind w:left="1021"/>
        <w:rPr>
          <w:ins w:id="1047" w:author="Ben Remez" w:date="2025-08-25T20:57:00Z" w16du:dateUtc="2025-08-25T17:57:00Z"/>
          <w:i/>
          <w:iCs/>
          <w:sz w:val="24"/>
          <w:szCs w:val="24"/>
        </w:rPr>
      </w:pPr>
      <w:ins w:id="1048" w:author="Ben Remez" w:date="2025-08-25T20:57:00Z" w16du:dateUtc="2025-08-25T17:57:00Z">
        <w:r w:rsidRPr="00B22524">
          <w:rPr>
            <w:i/>
            <w:iCs/>
            <w:sz w:val="24"/>
            <w:szCs w:val="24"/>
          </w:rPr>
          <w:t xml:space="preserve">Be </w:t>
        </w:r>
        <w:del w:id="1049" w:author="Alexander Apartsin" w:date="2025-08-27T11:03:00Z" w16du:dateUtc="2025-08-27T08:03:00Z">
          <w:r w:rsidRPr="00B22524" w:rsidDel="00C34E3A">
            <w:rPr>
              <w:i/>
              <w:iCs/>
              <w:sz w:val="24"/>
              <w:szCs w:val="24"/>
            </w:rPr>
            <w:delText>consice</w:delText>
          </w:r>
        </w:del>
      </w:ins>
      <w:ins w:id="1050" w:author="Alexander Apartsin" w:date="2025-08-27T11:03:00Z" w16du:dateUtc="2025-08-27T08:03:00Z">
        <w:r w:rsidR="00C34E3A">
          <w:rPr>
            <w:i/>
            <w:iCs/>
            <w:sz w:val="24"/>
            <w:szCs w:val="24"/>
          </w:rPr>
          <w:t>concise</w:t>
        </w:r>
      </w:ins>
      <w:ins w:id="1051" w:author="Ben Remez" w:date="2025-08-25T20:57:00Z" w16du:dateUtc="2025-08-25T17:57:00Z">
        <w:r w:rsidRPr="00B22524">
          <w:rPr>
            <w:i/>
            <w:iCs/>
            <w:sz w:val="24"/>
            <w:szCs w:val="24"/>
          </w:rPr>
          <w:t xml:space="preserve"> but informative.</w:t>
        </w:r>
      </w:ins>
    </w:p>
    <w:p w14:paraId="4201AD2B" w14:textId="5D3254B3" w:rsidR="00253953" w:rsidRPr="00A65AAB" w:rsidDel="00A65AAB" w:rsidRDefault="00B22524" w:rsidP="00253953">
      <w:pPr>
        <w:pStyle w:val="ListParagraph"/>
        <w:numPr>
          <w:ilvl w:val="0"/>
          <w:numId w:val="7"/>
        </w:numPr>
        <w:rPr>
          <w:del w:id="1052" w:author="Ben Remez" w:date="2025-08-25T20:57:00Z" w16du:dateUtc="2025-08-25T17:57:00Z"/>
          <w:sz w:val="24"/>
          <w:szCs w:val="24"/>
          <w:rPrChange w:id="1053" w:author="Alexander Apartsin" w:date="2025-08-27T11:32:00Z" w16du:dateUtc="2025-08-27T08:32:00Z">
            <w:rPr>
              <w:del w:id="1054" w:author="Ben Remez" w:date="2025-08-25T20:57:00Z" w16du:dateUtc="2025-08-25T17:57:00Z"/>
              <w:i/>
              <w:iCs/>
              <w:sz w:val="24"/>
              <w:szCs w:val="24"/>
            </w:rPr>
          </w:rPrChange>
        </w:rPr>
      </w:pPr>
      <w:ins w:id="1055" w:author="Ben Remez" w:date="2025-08-25T20:57:00Z" w16du:dateUtc="2025-08-25T17:57:00Z">
        <w:r w:rsidRPr="00A65AAB">
          <w:rPr>
            <w:i/>
            <w:iCs/>
            <w:sz w:val="24"/>
            <w:szCs w:val="24"/>
          </w:rPr>
          <w:t>Format your output as a list of indicators with each one tied to the outcome it assesses.”</w:t>
        </w:r>
      </w:ins>
      <w:del w:id="1056" w:author="Ben Remez" w:date="2025-08-25T20:57:00Z" w16du:dateUtc="2025-08-25T17:57:00Z">
        <w:r w:rsidR="00110BE7" w:rsidRPr="00A65AAB" w:rsidDel="00B22524">
          <w:rPr>
            <w:i/>
            <w:iCs/>
            <w:sz w:val="24"/>
            <w:szCs w:val="24"/>
          </w:rPr>
          <w:delText>“</w:delText>
        </w:r>
        <w:r w:rsidR="00253953" w:rsidRPr="00A65AAB" w:rsidDel="00B22524">
          <w:rPr>
            <w:i/>
            <w:iCs/>
            <w:sz w:val="24"/>
            <w:szCs w:val="24"/>
          </w:rPr>
          <w:delText xml:space="preserve">You are an intelligence analyst with expertise in international affairs. Your task is to predict a future event involving country: </w:delText>
        </w:r>
        <w:r w:rsidR="00D96516" w:rsidRPr="00A65AAB" w:rsidDel="00B22524">
          <w:rPr>
            <w:i/>
            <w:iCs/>
            <w:sz w:val="24"/>
            <w:szCs w:val="24"/>
          </w:rPr>
          <w:delText>Australia</w:delText>
        </w:r>
        <w:r w:rsidR="00253953" w:rsidRPr="00A65AAB" w:rsidDel="00B22524">
          <w:rPr>
            <w:i/>
            <w:iCs/>
            <w:sz w:val="24"/>
            <w:szCs w:val="24"/>
          </w:rPr>
          <w:delText xml:space="preserve"> and country: </w:delText>
        </w:r>
        <w:r w:rsidR="00D96516" w:rsidRPr="00A65AAB" w:rsidDel="00B22524">
          <w:rPr>
            <w:i/>
            <w:iCs/>
            <w:sz w:val="24"/>
            <w:szCs w:val="24"/>
          </w:rPr>
          <w:delText>China</w:delText>
        </w:r>
        <w:r w:rsidR="00253953" w:rsidRPr="00A65AAB" w:rsidDel="00B22524">
          <w:rPr>
            <w:i/>
            <w:iCs/>
            <w:sz w:val="24"/>
            <w:szCs w:val="24"/>
          </w:rPr>
          <w:delText>. You need to select your prediction from the following list of possible outcomes:'&lt;list of outcomes&gt;'. You monitor news articles for early signs and indicators of social or political developments that might lead to some future outcomes and decrease the likelihood of others. Identify the top 5 significant indicators that you would pay attention to for making a prediction</w:delText>
        </w:r>
        <w:r w:rsidR="00253953" w:rsidRPr="00A65AAB" w:rsidDel="00B22524">
          <w:rPr>
            <w:sz w:val="24"/>
            <w:szCs w:val="24"/>
          </w:rPr>
          <w:delText>.</w:delText>
        </w:r>
        <w:r w:rsidR="00110BE7" w:rsidRPr="00A65AAB" w:rsidDel="00B22524">
          <w:rPr>
            <w:sz w:val="24"/>
            <w:szCs w:val="24"/>
          </w:rPr>
          <w:delText>”</w:delText>
        </w:r>
      </w:del>
    </w:p>
    <w:p w14:paraId="0092678F" w14:textId="77777777" w:rsidR="00A65AAB" w:rsidRPr="00A65AAB" w:rsidRDefault="00A65AAB" w:rsidP="00B22524">
      <w:pPr>
        <w:pStyle w:val="ListParagraph"/>
        <w:ind w:left="1021"/>
        <w:rPr>
          <w:ins w:id="1057" w:author="Alexander Apartsin" w:date="2025-08-27T11:32:00Z" w16du:dateUtc="2025-08-27T08:32:00Z"/>
          <w:sz w:val="24"/>
          <w:szCs w:val="24"/>
        </w:rPr>
      </w:pPr>
    </w:p>
    <w:p w14:paraId="35010FE8" w14:textId="5B42A634" w:rsidR="00253953" w:rsidRPr="00A65AAB" w:rsidRDefault="00253953" w:rsidP="00253953">
      <w:pPr>
        <w:pStyle w:val="ListParagraph"/>
        <w:numPr>
          <w:ilvl w:val="0"/>
          <w:numId w:val="7"/>
        </w:numPr>
        <w:rPr>
          <w:b/>
          <w:bCs/>
          <w:sz w:val="24"/>
          <w:szCs w:val="24"/>
        </w:rPr>
      </w:pPr>
      <w:proofErr w:type="spellStart"/>
      <w:r w:rsidRPr="00A65AAB">
        <w:rPr>
          <w:b/>
          <w:bCs/>
          <w:sz w:val="24"/>
          <w:szCs w:val="24"/>
        </w:rPr>
        <w:t>Score</w:t>
      </w:r>
      <w:proofErr w:type="spellEnd"/>
      <w:r w:rsidRPr="00A65AAB">
        <w:rPr>
          <w:b/>
          <w:bCs/>
          <w:sz w:val="24"/>
          <w:szCs w:val="24"/>
        </w:rPr>
        <w:t xml:space="preserve"> each factor’s impact on each hypothesis</w:t>
      </w:r>
    </w:p>
    <w:p w14:paraId="0C2583B0" w14:textId="161D89A7" w:rsidR="00110BE7" w:rsidRPr="00A65AAB" w:rsidRDefault="00110BE7" w:rsidP="00110BE7">
      <w:pPr>
        <w:pStyle w:val="ListParagraph"/>
        <w:rPr>
          <w:sz w:val="24"/>
          <w:szCs w:val="24"/>
        </w:rPr>
      </w:pPr>
      <w:r w:rsidRPr="00A65AAB">
        <w:rPr>
          <w:sz w:val="24"/>
          <w:szCs w:val="24"/>
        </w:rPr>
        <w:t>For each (factor f, hypothesis h) pair, ask the LLM:</w:t>
      </w:r>
    </w:p>
    <w:p w14:paraId="7317875A" w14:textId="24AE65C3" w:rsidR="00110BE7" w:rsidRPr="00A65AAB" w:rsidRDefault="00110BE7" w:rsidP="00D96516">
      <w:pPr>
        <w:pStyle w:val="ListParagraph"/>
        <w:ind w:left="1021"/>
        <w:rPr>
          <w:sz w:val="24"/>
          <w:szCs w:val="24"/>
        </w:rPr>
      </w:pPr>
      <w:r w:rsidRPr="00A65AAB">
        <w:rPr>
          <w:sz w:val="24"/>
          <w:szCs w:val="24"/>
        </w:rPr>
        <w:t>“Given that &lt;factor f&gt; occurs, how likely (‘highly likely’ / ‘likely’ / ‘possible’ / ‘unlikely’ / ‘highly unlikely’) is &lt;hypothesis h&gt;? Briefly justify”</w:t>
      </w:r>
    </w:p>
    <w:p w14:paraId="200450FF" w14:textId="1E6E6845" w:rsidR="00110BE7" w:rsidRDefault="00110BE7" w:rsidP="00110BE7">
      <w:pPr>
        <w:rPr>
          <w:sz w:val="24"/>
          <w:szCs w:val="24"/>
        </w:rPr>
      </w:pPr>
      <w:r>
        <w:rPr>
          <w:sz w:val="24"/>
          <w:szCs w:val="24"/>
        </w:rPr>
        <w:tab/>
        <w:t>The five qualitative results are then mapped into numeric probabilities:</w:t>
      </w:r>
    </w:p>
    <w:p w14:paraId="602E70BD" w14:textId="166F95CB" w:rsidR="00110BE7" w:rsidRDefault="00110BE7" w:rsidP="00110BE7">
      <w:pPr>
        <w:ind w:left="720"/>
        <w:rPr>
          <w:sz w:val="24"/>
          <w:szCs w:val="24"/>
        </w:rPr>
      </w:pPr>
      <w:r w:rsidRPr="00110BE7">
        <w:rPr>
          <w:sz w:val="24"/>
          <w:szCs w:val="24"/>
        </w:rPr>
        <w:t>"</w:t>
      </w:r>
      <w:proofErr w:type="gramStart"/>
      <w:r>
        <w:rPr>
          <w:sz w:val="24"/>
          <w:szCs w:val="24"/>
        </w:rPr>
        <w:t>h</w:t>
      </w:r>
      <w:r w:rsidRPr="00110BE7">
        <w:rPr>
          <w:sz w:val="24"/>
          <w:szCs w:val="24"/>
        </w:rPr>
        <w:t>ighly</w:t>
      </w:r>
      <w:proofErr w:type="gramEnd"/>
      <w:r w:rsidRPr="00110BE7">
        <w:rPr>
          <w:sz w:val="24"/>
          <w:szCs w:val="24"/>
        </w:rPr>
        <w:t xml:space="preserve"> likely"</w:t>
      </w:r>
      <w:r>
        <w:rPr>
          <w:sz w:val="24"/>
          <w:szCs w:val="24"/>
        </w:rPr>
        <w:t xml:space="preserve"> </w:t>
      </w:r>
      <w:r w:rsidRPr="00110BE7">
        <w:rPr>
          <w:sz w:val="24"/>
          <w:szCs w:val="24"/>
        </w:rPr>
        <w:t>→ 0.9, "likely"</w:t>
      </w:r>
      <w:r>
        <w:rPr>
          <w:sz w:val="24"/>
          <w:szCs w:val="24"/>
        </w:rPr>
        <w:t xml:space="preserve"> </w:t>
      </w:r>
      <w:r w:rsidRPr="00110BE7">
        <w:rPr>
          <w:sz w:val="24"/>
          <w:szCs w:val="24"/>
        </w:rPr>
        <w:t>→ 0.66,</w:t>
      </w:r>
      <w:r>
        <w:rPr>
          <w:sz w:val="24"/>
          <w:szCs w:val="24"/>
        </w:rPr>
        <w:t xml:space="preserve"> </w:t>
      </w:r>
      <w:r w:rsidRPr="00110BE7">
        <w:rPr>
          <w:sz w:val="24"/>
          <w:szCs w:val="24"/>
        </w:rPr>
        <w:t>"possible"</w:t>
      </w:r>
      <w:r>
        <w:rPr>
          <w:sz w:val="24"/>
          <w:szCs w:val="24"/>
        </w:rPr>
        <w:t xml:space="preserve"> </w:t>
      </w:r>
      <w:r w:rsidRPr="00110BE7">
        <w:rPr>
          <w:sz w:val="24"/>
          <w:szCs w:val="24"/>
        </w:rPr>
        <w:t>→ 0.33, "highly unlikely"</w:t>
      </w:r>
      <w:r>
        <w:rPr>
          <w:sz w:val="24"/>
          <w:szCs w:val="24"/>
        </w:rPr>
        <w:t xml:space="preserve"> </w:t>
      </w:r>
      <w:r w:rsidRPr="00110BE7">
        <w:rPr>
          <w:sz w:val="24"/>
          <w:szCs w:val="24"/>
        </w:rPr>
        <w:t>→ 0.1,</w:t>
      </w:r>
      <w:r>
        <w:rPr>
          <w:sz w:val="24"/>
          <w:szCs w:val="24"/>
        </w:rPr>
        <w:t xml:space="preserve"> </w:t>
      </w:r>
      <w:r w:rsidRPr="00110BE7">
        <w:rPr>
          <w:sz w:val="24"/>
          <w:szCs w:val="24"/>
        </w:rPr>
        <w:t>"unlikely"</w:t>
      </w:r>
      <w:r>
        <w:rPr>
          <w:sz w:val="24"/>
          <w:szCs w:val="24"/>
        </w:rPr>
        <w:t xml:space="preserve"> </w:t>
      </w:r>
      <w:r w:rsidRPr="00110BE7">
        <w:rPr>
          <w:sz w:val="24"/>
          <w:szCs w:val="24"/>
        </w:rPr>
        <w:t>→ 0.0</w:t>
      </w:r>
      <w:r>
        <w:rPr>
          <w:sz w:val="24"/>
          <w:szCs w:val="24"/>
        </w:rPr>
        <w:t>.</w:t>
      </w:r>
    </w:p>
    <w:p w14:paraId="1BDBA31F" w14:textId="6B61F40F" w:rsidR="00D96516" w:rsidRDefault="00D96516" w:rsidP="00110BE7">
      <w:pPr>
        <w:ind w:left="720"/>
        <w:rPr>
          <w:sz w:val="24"/>
          <w:szCs w:val="24"/>
        </w:rPr>
      </w:pPr>
      <w:r>
        <w:rPr>
          <w:sz w:val="24"/>
          <w:szCs w:val="24"/>
        </w:rPr>
        <w:t>Example Prompt:</w:t>
      </w:r>
    </w:p>
    <w:p w14:paraId="5CCEF52D" w14:textId="2A6FA4DA" w:rsidR="00D96516" w:rsidRPr="00D96516" w:rsidRDefault="00D96516" w:rsidP="007621AA">
      <w:pPr>
        <w:ind w:left="720"/>
        <w:jc w:val="both"/>
        <w:rPr>
          <w:i/>
          <w:iCs/>
          <w:sz w:val="24"/>
          <w:szCs w:val="24"/>
        </w:rPr>
        <w:pPrChange w:id="1058" w:author="Alexander Apartsin" w:date="2025-08-27T11:04:00Z" w16du:dateUtc="2025-08-27T08:04:00Z">
          <w:pPr>
            <w:ind w:left="720"/>
          </w:pPr>
        </w:pPrChange>
      </w:pPr>
      <w:r>
        <w:rPr>
          <w:i/>
          <w:iCs/>
          <w:sz w:val="24"/>
          <w:szCs w:val="24"/>
        </w:rPr>
        <w:t>“</w:t>
      </w:r>
      <w:r w:rsidRPr="00D96516">
        <w:rPr>
          <w:i/>
          <w:iCs/>
          <w:sz w:val="24"/>
          <w:szCs w:val="24"/>
        </w:rPr>
        <w:t>You are an intelligence analyst specializing in international affairs.</w:t>
      </w:r>
      <w:r>
        <w:rPr>
          <w:i/>
          <w:iCs/>
          <w:sz w:val="24"/>
          <w:szCs w:val="24"/>
        </w:rPr>
        <w:t xml:space="preserve"> </w:t>
      </w:r>
      <w:r w:rsidRPr="00D96516">
        <w:rPr>
          <w:i/>
          <w:iCs/>
          <w:sz w:val="24"/>
          <w:szCs w:val="24"/>
        </w:rPr>
        <w:t xml:space="preserve">Your task is to predict a future event involving </w:t>
      </w:r>
      <w:del w:id="1059" w:author="Alexander Apartsin" w:date="2025-08-27T11:03:00Z" w16du:dateUtc="2025-08-27T08:03:00Z">
        <w:r w:rsidRPr="00D96516" w:rsidDel="00C34E3A">
          <w:rPr>
            <w:i/>
            <w:iCs/>
            <w:sz w:val="24"/>
            <w:szCs w:val="24"/>
          </w:rPr>
          <w:delText>country:</w:delText>
        </w:r>
        <w:r w:rsidDel="00C34E3A">
          <w:rPr>
            <w:i/>
            <w:iCs/>
            <w:sz w:val="24"/>
            <w:szCs w:val="24"/>
          </w:rPr>
          <w:delText xml:space="preserve"> Australia</w:delText>
        </w:r>
        <w:r w:rsidRPr="00D96516" w:rsidDel="00C34E3A">
          <w:rPr>
            <w:i/>
            <w:iCs/>
            <w:sz w:val="24"/>
            <w:szCs w:val="24"/>
          </w:rPr>
          <w:delText xml:space="preserve"> and </w:delText>
        </w:r>
      </w:del>
      <w:ins w:id="1060" w:author="Alexander Apartsin" w:date="2025-08-27T11:03:00Z" w16du:dateUtc="2025-08-27T08:03:00Z">
        <w:r w:rsidR="00C34E3A">
          <w:rPr>
            <w:i/>
            <w:iCs/>
            <w:sz w:val="24"/>
            <w:szCs w:val="24"/>
          </w:rPr>
          <w:t>the country: Australia</w:t>
        </w:r>
        <w:r w:rsidR="007621AA">
          <w:rPr>
            <w:i/>
            <w:iCs/>
            <w:sz w:val="24"/>
            <w:szCs w:val="24"/>
          </w:rPr>
          <w:t>,</w:t>
        </w:r>
        <w:r w:rsidR="00C34E3A">
          <w:rPr>
            <w:i/>
            <w:iCs/>
            <w:sz w:val="24"/>
            <w:szCs w:val="24"/>
          </w:rPr>
          <w:t xml:space="preserve"> and the </w:t>
        </w:r>
      </w:ins>
      <w:r w:rsidRPr="00D96516">
        <w:rPr>
          <w:i/>
          <w:iCs/>
          <w:sz w:val="24"/>
          <w:szCs w:val="24"/>
        </w:rPr>
        <w:t>country:</w:t>
      </w:r>
      <w:r>
        <w:rPr>
          <w:i/>
          <w:iCs/>
          <w:sz w:val="24"/>
          <w:szCs w:val="24"/>
        </w:rPr>
        <w:t xml:space="preserve"> China</w:t>
      </w:r>
      <w:r w:rsidRPr="00D96516">
        <w:rPr>
          <w:i/>
          <w:iCs/>
          <w:sz w:val="24"/>
          <w:szCs w:val="24"/>
        </w:rPr>
        <w:t>.</w:t>
      </w:r>
      <w:r>
        <w:rPr>
          <w:i/>
          <w:iCs/>
          <w:sz w:val="24"/>
          <w:szCs w:val="24"/>
        </w:rPr>
        <w:t xml:space="preserve"> </w:t>
      </w:r>
      <w:r w:rsidRPr="00D96516">
        <w:rPr>
          <w:i/>
          <w:iCs/>
          <w:sz w:val="24"/>
          <w:szCs w:val="24"/>
        </w:rPr>
        <w:t>There has been a recent development described as '</w:t>
      </w:r>
      <w:r>
        <w:rPr>
          <w:i/>
          <w:iCs/>
          <w:sz w:val="24"/>
          <w:szCs w:val="24"/>
        </w:rPr>
        <w:t>&lt;factor f&gt;</w:t>
      </w:r>
      <w:r w:rsidRPr="00D96516">
        <w:rPr>
          <w:i/>
          <w:iCs/>
          <w:sz w:val="24"/>
          <w:szCs w:val="24"/>
        </w:rPr>
        <w:t>' that might indicate the future event described by '</w:t>
      </w:r>
      <w:r>
        <w:rPr>
          <w:i/>
          <w:iCs/>
          <w:sz w:val="24"/>
          <w:szCs w:val="24"/>
        </w:rPr>
        <w:t>&lt;hypothesis h&gt;</w:t>
      </w:r>
      <w:r w:rsidRPr="00D96516">
        <w:rPr>
          <w:i/>
          <w:iCs/>
          <w:sz w:val="24"/>
          <w:szCs w:val="24"/>
        </w:rPr>
        <w:t xml:space="preserve">'. Assess the certainty of the future event based on the </w:t>
      </w:r>
      <w:del w:id="1061" w:author="Alexander Apartsin" w:date="2025-08-27T11:03:00Z" w16du:dateUtc="2025-08-27T08:03:00Z">
        <w:r w:rsidRPr="00D96516" w:rsidDel="00C34E3A">
          <w:rPr>
            <w:i/>
            <w:iCs/>
            <w:sz w:val="24"/>
            <w:szCs w:val="24"/>
          </w:rPr>
          <w:delText>observed current development above</w:delText>
        </w:r>
      </w:del>
      <w:ins w:id="1062" w:author="Alexander Apartsin" w:date="2025-08-27T11:03:00Z" w16du:dateUtc="2025-08-27T08:03:00Z">
        <w:r w:rsidR="00C34E3A">
          <w:rPr>
            <w:i/>
            <w:iCs/>
            <w:sz w:val="24"/>
            <w:szCs w:val="24"/>
          </w:rPr>
          <w:t>current development observed so far</w:t>
        </w:r>
      </w:ins>
      <w:r w:rsidRPr="00D96516">
        <w:rPr>
          <w:i/>
          <w:iCs/>
          <w:sz w:val="24"/>
          <w:szCs w:val="24"/>
        </w:rPr>
        <w:t>.</w:t>
      </w:r>
      <w:r>
        <w:rPr>
          <w:i/>
          <w:iCs/>
          <w:sz w:val="24"/>
          <w:szCs w:val="24"/>
        </w:rPr>
        <w:t xml:space="preserve"> </w:t>
      </w:r>
      <w:r w:rsidRPr="00D96516">
        <w:rPr>
          <w:i/>
          <w:iCs/>
          <w:sz w:val="24"/>
          <w:szCs w:val="24"/>
        </w:rPr>
        <w:t>Use the following qualitative descriptions of the certainty: 'highly likely', 'likely', 'possible', 'unlikely', or 'highly unlikely'.</w:t>
      </w:r>
      <w:r>
        <w:rPr>
          <w:i/>
          <w:iCs/>
          <w:sz w:val="24"/>
          <w:szCs w:val="24"/>
        </w:rPr>
        <w:t xml:space="preserve"> </w:t>
      </w:r>
      <w:r w:rsidRPr="00D96516">
        <w:rPr>
          <w:i/>
          <w:iCs/>
          <w:sz w:val="24"/>
          <w:szCs w:val="24"/>
        </w:rPr>
        <w:t>Provide a brief justification for your assessment.</w:t>
      </w:r>
      <w:r>
        <w:rPr>
          <w:i/>
          <w:iCs/>
          <w:sz w:val="24"/>
          <w:szCs w:val="24"/>
        </w:rPr>
        <w:t>”</w:t>
      </w:r>
    </w:p>
    <w:p w14:paraId="3A4FA5AC" w14:textId="4804B84F" w:rsidR="00253953" w:rsidRDefault="00253953" w:rsidP="00253953">
      <w:pPr>
        <w:pStyle w:val="ListParagraph"/>
        <w:numPr>
          <w:ilvl w:val="0"/>
          <w:numId w:val="7"/>
        </w:numPr>
        <w:rPr>
          <w:b/>
          <w:bCs/>
          <w:sz w:val="24"/>
          <w:szCs w:val="24"/>
        </w:rPr>
      </w:pPr>
      <w:r>
        <w:rPr>
          <w:b/>
          <w:bCs/>
          <w:sz w:val="24"/>
          <w:szCs w:val="24"/>
        </w:rPr>
        <w:t>Retrieve and rank relevant news (manually or using RAG)</w:t>
      </w:r>
    </w:p>
    <w:p w14:paraId="5AC2E4F3" w14:textId="2DC197BB" w:rsidR="00110BE7" w:rsidRPr="00D96516" w:rsidRDefault="00110BE7" w:rsidP="007621AA">
      <w:pPr>
        <w:pStyle w:val="ListParagraph"/>
        <w:jc w:val="both"/>
        <w:rPr>
          <w:sz w:val="24"/>
          <w:szCs w:val="24"/>
        </w:rPr>
        <w:pPrChange w:id="1063" w:author="Alexander Apartsin" w:date="2025-08-27T11:03:00Z" w16du:dateUtc="2025-08-27T08:03:00Z">
          <w:pPr>
            <w:pStyle w:val="ListParagraph"/>
          </w:pPr>
        </w:pPrChange>
      </w:pPr>
      <w:r>
        <w:rPr>
          <w:sz w:val="24"/>
          <w:szCs w:val="24"/>
        </w:rPr>
        <w:t xml:space="preserve">In this </w:t>
      </w:r>
      <w:del w:id="1064" w:author="Alexander Apartsin" w:date="2025-08-27T11:03:00Z" w16du:dateUtc="2025-08-27T08:03:00Z">
        <w:r w:rsidDel="00C34E3A">
          <w:rPr>
            <w:sz w:val="24"/>
            <w:szCs w:val="24"/>
          </w:rPr>
          <w:delText>part, we have two cases: Manual retrieval of articles based on DocIds found in the relation_query.csv file and is related to the relevant query in the test subset file, or RAG based</w:delText>
        </w:r>
      </w:del>
      <w:ins w:id="1065" w:author="Alexander Apartsin" w:date="2025-08-27T11:03:00Z" w16du:dateUtc="2025-08-27T08:03:00Z">
        <w:r w:rsidR="00C34E3A">
          <w:rPr>
            <w:sz w:val="24"/>
            <w:szCs w:val="24"/>
          </w:rPr>
          <w:t xml:space="preserve">section, we present two cases: manual retrieval of articles based on </w:t>
        </w:r>
        <w:proofErr w:type="spellStart"/>
        <w:r w:rsidR="00C34E3A">
          <w:rPr>
            <w:sz w:val="24"/>
            <w:szCs w:val="24"/>
          </w:rPr>
          <w:t>DocIds</w:t>
        </w:r>
        <w:proofErr w:type="spellEnd"/>
        <w:r w:rsidR="00C34E3A">
          <w:rPr>
            <w:sz w:val="24"/>
            <w:szCs w:val="24"/>
          </w:rPr>
          <w:t xml:space="preserve"> found in the relation_query.csv file, which is related to the relevant query in the test subset file, and RAG-based</w:t>
        </w:r>
      </w:ins>
      <w:r>
        <w:rPr>
          <w:sz w:val="24"/>
          <w:szCs w:val="24"/>
        </w:rPr>
        <w:t xml:space="preserve"> retrieval using “Weaviate” as a news-article corpus.</w:t>
      </w:r>
    </w:p>
    <w:p w14:paraId="6DD13BC6" w14:textId="4371F7CF" w:rsidR="00253953" w:rsidRDefault="00253953" w:rsidP="00253953">
      <w:pPr>
        <w:pStyle w:val="ListParagraph"/>
        <w:numPr>
          <w:ilvl w:val="0"/>
          <w:numId w:val="7"/>
        </w:numPr>
        <w:rPr>
          <w:b/>
          <w:bCs/>
          <w:sz w:val="24"/>
          <w:szCs w:val="24"/>
        </w:rPr>
      </w:pPr>
      <w:r>
        <w:rPr>
          <w:b/>
          <w:bCs/>
          <w:sz w:val="24"/>
          <w:szCs w:val="24"/>
        </w:rPr>
        <w:t>Estimate factor presence in each article</w:t>
      </w:r>
    </w:p>
    <w:p w14:paraId="5780A2DF" w14:textId="4077C1BE" w:rsidR="00D96516" w:rsidRDefault="00D96516" w:rsidP="00D96516">
      <w:pPr>
        <w:pStyle w:val="ListParagraph"/>
      </w:pPr>
      <w:r>
        <w:rPr>
          <w:sz w:val="24"/>
          <w:szCs w:val="24"/>
        </w:rPr>
        <w:t>For each retrieved article</w:t>
      </w:r>
      <w:del w:id="1066" w:author="Alexander Apartsin" w:date="2025-08-27T11:25:00Z" w16du:dateUtc="2025-08-27T08:25:00Z">
        <w:r w:rsidDel="00A65AAB">
          <w:rPr>
            <w:sz w:val="24"/>
            <w:szCs w:val="24"/>
          </w:rPr>
          <w:delText xml:space="preserve"> </w:delText>
        </w:r>
      </w:del>
      <w:del w:id="1067" w:author="Alexander Apartsin" w:date="2025-08-27T11:20:00Z" w16du:dateUtc="2025-08-27T08:20:00Z">
        <w:r w:rsidDel="00BB7CFB">
          <w:rPr>
            <w:sz w:val="24"/>
            <w:szCs w:val="24"/>
          </w:rPr>
          <w:delText>‘</w:delText>
        </w:r>
      </w:del>
      <w:del w:id="1068" w:author="Alexander Apartsin" w:date="2025-08-27T11:03:00Z" w16du:dateUtc="2025-08-27T08:03:00Z">
        <w:r w:rsidDel="007621AA">
          <w:rPr>
            <w:i/>
            <w:iCs/>
          </w:rPr>
          <w:delText xml:space="preserve">a’ </w:delText>
        </w:r>
      </w:del>
      <w:ins w:id="1069" w:author="Alexander Apartsin" w:date="2025-08-27T11:03:00Z" w16du:dateUtc="2025-08-27T08:03:00Z">
        <w:r w:rsidR="007621AA">
          <w:rPr>
            <w:i/>
            <w:iCs/>
          </w:rPr>
          <w:t xml:space="preserve"> </w:t>
        </w:r>
      </w:ins>
      <w:r>
        <w:t>and each factor ‘</w:t>
      </w:r>
      <w:r>
        <w:rPr>
          <w:i/>
          <w:iCs/>
        </w:rPr>
        <w:t>f’</w:t>
      </w:r>
      <w:r>
        <w:t>, prompt the LLM:</w:t>
      </w:r>
    </w:p>
    <w:p w14:paraId="65F4B396" w14:textId="4B7B176D" w:rsidR="00D96516" w:rsidRPr="00D96516" w:rsidRDefault="00D96516" w:rsidP="00D96516">
      <w:pPr>
        <w:pStyle w:val="ListParagraph"/>
        <w:ind w:left="1021"/>
        <w:rPr>
          <w:sz w:val="24"/>
          <w:szCs w:val="24"/>
        </w:rPr>
      </w:pPr>
      <w:r w:rsidRPr="00D96516">
        <w:rPr>
          <w:sz w:val="24"/>
          <w:szCs w:val="24"/>
        </w:rPr>
        <w:t>“The article says &lt;</w:t>
      </w:r>
      <w:r w:rsidR="00DC22B4">
        <w:rPr>
          <w:sz w:val="24"/>
          <w:szCs w:val="24"/>
        </w:rPr>
        <w:t xml:space="preserve">article </w:t>
      </w:r>
      <w:r w:rsidRPr="00D96516">
        <w:rPr>
          <w:sz w:val="24"/>
          <w:szCs w:val="24"/>
        </w:rPr>
        <w:t xml:space="preserve">abstract&gt;. How certain (‘highly likely’/...) is it that &lt;factor f&gt; is </w:t>
      </w:r>
      <w:proofErr w:type="gramStart"/>
      <w:r w:rsidRPr="00D96516">
        <w:rPr>
          <w:sz w:val="24"/>
          <w:szCs w:val="24"/>
        </w:rPr>
        <w:t>actually present</w:t>
      </w:r>
      <w:proofErr w:type="gramEnd"/>
      <w:r w:rsidRPr="00D96516">
        <w:rPr>
          <w:sz w:val="24"/>
          <w:szCs w:val="24"/>
        </w:rPr>
        <w:t>?”</w:t>
      </w:r>
    </w:p>
    <w:p w14:paraId="3FB087FE" w14:textId="725DE47A" w:rsidR="00D96516" w:rsidRPr="00D96516" w:rsidRDefault="00D96516" w:rsidP="00D96516">
      <w:pPr>
        <w:ind w:left="720"/>
        <w:rPr>
          <w:sz w:val="24"/>
          <w:szCs w:val="24"/>
        </w:rPr>
      </w:pPr>
      <w:r w:rsidRPr="00D96516">
        <w:rPr>
          <w:sz w:val="24"/>
          <w:szCs w:val="24"/>
        </w:rPr>
        <w:t>As in step 2, we map the qualitative results into numeric probabilities in the same way.</w:t>
      </w:r>
    </w:p>
    <w:p w14:paraId="6799F5E4" w14:textId="770DF3DA" w:rsidR="00D96516" w:rsidRDefault="00D96516" w:rsidP="00D96516">
      <w:pPr>
        <w:rPr>
          <w:sz w:val="24"/>
          <w:szCs w:val="24"/>
        </w:rPr>
      </w:pPr>
      <w:r>
        <w:tab/>
      </w:r>
      <w:r>
        <w:rPr>
          <w:sz w:val="24"/>
          <w:szCs w:val="24"/>
        </w:rPr>
        <w:t>Example Prompt:</w:t>
      </w:r>
    </w:p>
    <w:p w14:paraId="5198F108" w14:textId="59750DB2" w:rsidR="00D96516" w:rsidRPr="00D96516" w:rsidRDefault="00D96516" w:rsidP="007621AA">
      <w:pPr>
        <w:ind w:left="720"/>
        <w:jc w:val="both"/>
        <w:rPr>
          <w:i/>
          <w:iCs/>
          <w:sz w:val="24"/>
          <w:szCs w:val="24"/>
        </w:rPr>
        <w:pPrChange w:id="1070" w:author="Alexander Apartsin" w:date="2025-08-27T11:04:00Z" w16du:dateUtc="2025-08-27T08:04:00Z">
          <w:pPr>
            <w:ind w:left="720"/>
          </w:pPr>
        </w:pPrChange>
      </w:pPr>
      <w:r>
        <w:rPr>
          <w:i/>
          <w:iCs/>
          <w:sz w:val="24"/>
          <w:szCs w:val="24"/>
        </w:rPr>
        <w:t>“</w:t>
      </w:r>
      <w:r w:rsidRPr="00D96516">
        <w:rPr>
          <w:i/>
          <w:iCs/>
          <w:sz w:val="24"/>
          <w:szCs w:val="24"/>
        </w:rPr>
        <w:t>You are an open-source news analyst with expertise in international affairs.</w:t>
      </w:r>
      <w:r>
        <w:rPr>
          <w:i/>
          <w:iCs/>
          <w:sz w:val="24"/>
          <w:szCs w:val="24"/>
        </w:rPr>
        <w:t xml:space="preserve"> </w:t>
      </w:r>
      <w:r w:rsidRPr="00D96516">
        <w:rPr>
          <w:i/>
          <w:iCs/>
          <w:sz w:val="24"/>
          <w:szCs w:val="24"/>
        </w:rPr>
        <w:t xml:space="preserve">Your task is to predict a future event involving </w:t>
      </w:r>
      <w:del w:id="1071" w:author="Alexander Apartsin" w:date="2025-08-27T11:20:00Z" w16du:dateUtc="2025-08-27T08:20:00Z">
        <w:r w:rsidRPr="00D96516" w:rsidDel="00BB7CFB">
          <w:rPr>
            <w:i/>
            <w:iCs/>
            <w:sz w:val="24"/>
            <w:szCs w:val="24"/>
          </w:rPr>
          <w:delText>country:</w:delText>
        </w:r>
        <w:r w:rsidR="00DC22B4" w:rsidDel="00BB7CFB">
          <w:rPr>
            <w:i/>
            <w:iCs/>
            <w:sz w:val="24"/>
            <w:szCs w:val="24"/>
          </w:rPr>
          <w:delText xml:space="preserve"> Australia</w:delText>
        </w:r>
        <w:r w:rsidRPr="00D96516" w:rsidDel="00BB7CFB">
          <w:rPr>
            <w:i/>
            <w:iCs/>
            <w:sz w:val="24"/>
            <w:szCs w:val="24"/>
          </w:rPr>
          <w:delText xml:space="preserve"> and </w:delText>
        </w:r>
      </w:del>
      <w:ins w:id="1072" w:author="Alexander Apartsin" w:date="2025-08-27T11:20:00Z" w16du:dateUtc="2025-08-27T08:20:00Z">
        <w:r w:rsidR="00BB7CFB">
          <w:rPr>
            <w:i/>
            <w:iCs/>
            <w:sz w:val="24"/>
            <w:szCs w:val="24"/>
          </w:rPr>
          <w:t xml:space="preserve">the country: Australia, and the </w:t>
        </w:r>
      </w:ins>
      <w:r w:rsidRPr="00D96516">
        <w:rPr>
          <w:i/>
          <w:iCs/>
          <w:sz w:val="24"/>
          <w:szCs w:val="24"/>
        </w:rPr>
        <w:t>country:</w:t>
      </w:r>
      <w:r w:rsidR="00DC22B4">
        <w:rPr>
          <w:i/>
          <w:iCs/>
          <w:sz w:val="24"/>
          <w:szCs w:val="24"/>
        </w:rPr>
        <w:t xml:space="preserve"> China</w:t>
      </w:r>
      <w:ins w:id="1073" w:author="Alexander Apartsin" w:date="2025-08-27T11:04:00Z" w16du:dateUtc="2025-08-27T08:04:00Z">
        <w:r w:rsidR="007621AA">
          <w:rPr>
            <w:i/>
            <w:iCs/>
            <w:sz w:val="24"/>
            <w:szCs w:val="24"/>
          </w:rPr>
          <w:t>.</w:t>
        </w:r>
      </w:ins>
      <w:r>
        <w:rPr>
          <w:i/>
          <w:iCs/>
          <w:sz w:val="24"/>
          <w:szCs w:val="24"/>
        </w:rPr>
        <w:t xml:space="preserve"> </w:t>
      </w:r>
      <w:r w:rsidRPr="00D96516">
        <w:rPr>
          <w:i/>
          <w:iCs/>
          <w:sz w:val="24"/>
          <w:szCs w:val="24"/>
        </w:rPr>
        <w:t xml:space="preserve">You are examining a news item with the contents being: </w:t>
      </w:r>
      <w:r w:rsidR="00DC22B4">
        <w:rPr>
          <w:i/>
          <w:iCs/>
          <w:sz w:val="24"/>
          <w:szCs w:val="24"/>
        </w:rPr>
        <w:t>&lt;article abstract&gt;</w:t>
      </w:r>
      <w:r w:rsidRPr="00D96516">
        <w:rPr>
          <w:i/>
          <w:iCs/>
          <w:sz w:val="24"/>
          <w:szCs w:val="24"/>
        </w:rPr>
        <w:t xml:space="preserve">. Assess the certainty of the development described as </w:t>
      </w:r>
      <w:r w:rsidR="00DC22B4">
        <w:rPr>
          <w:i/>
          <w:iCs/>
          <w:sz w:val="24"/>
          <w:szCs w:val="24"/>
        </w:rPr>
        <w:t>&lt;factor f&gt;</w:t>
      </w:r>
      <w:r w:rsidRPr="00D96516">
        <w:rPr>
          <w:i/>
          <w:iCs/>
          <w:sz w:val="24"/>
          <w:szCs w:val="24"/>
        </w:rPr>
        <w:t xml:space="preserve"> </w:t>
      </w:r>
      <w:del w:id="1074" w:author="Alexander Apartsin" w:date="2025-08-27T11:04:00Z" w16du:dateUtc="2025-08-27T08:04:00Z">
        <w:r w:rsidRPr="00D96516" w:rsidDel="007621AA">
          <w:rPr>
            <w:i/>
            <w:iCs/>
            <w:sz w:val="24"/>
            <w:szCs w:val="24"/>
          </w:rPr>
          <w:delText xml:space="preserve">is </w:delText>
        </w:r>
        <w:r w:rsidR="00DC22B4" w:rsidRPr="00D96516" w:rsidDel="007621AA">
          <w:rPr>
            <w:i/>
            <w:iCs/>
            <w:sz w:val="24"/>
            <w:szCs w:val="24"/>
          </w:rPr>
          <w:delText>happening</w:delText>
        </w:r>
        <w:r w:rsidRPr="00D96516" w:rsidDel="007621AA">
          <w:rPr>
            <w:i/>
            <w:iCs/>
            <w:sz w:val="24"/>
            <w:szCs w:val="24"/>
          </w:rPr>
          <w:delText xml:space="preserve"> based on the facts reported at</w:delText>
        </w:r>
      </w:del>
      <w:ins w:id="1075" w:author="Alexander Apartsin" w:date="2025-08-27T11:04:00Z" w16du:dateUtc="2025-08-27T08:04:00Z">
        <w:r w:rsidR="007621AA">
          <w:rPr>
            <w:i/>
            <w:iCs/>
            <w:sz w:val="24"/>
            <w:szCs w:val="24"/>
          </w:rPr>
          <w:t>happening based on the facts reported in</w:t>
        </w:r>
      </w:ins>
      <w:r w:rsidRPr="00D96516">
        <w:rPr>
          <w:i/>
          <w:iCs/>
          <w:sz w:val="24"/>
          <w:szCs w:val="24"/>
        </w:rPr>
        <w:t xml:space="preserve"> the news item.</w:t>
      </w:r>
      <w:r>
        <w:rPr>
          <w:i/>
          <w:iCs/>
          <w:sz w:val="24"/>
          <w:szCs w:val="24"/>
        </w:rPr>
        <w:t xml:space="preserve"> </w:t>
      </w:r>
      <w:r w:rsidRPr="00D96516">
        <w:rPr>
          <w:i/>
          <w:iCs/>
          <w:sz w:val="24"/>
          <w:szCs w:val="24"/>
        </w:rPr>
        <w:t xml:space="preserve">Use the following qualitative descriptions </w:t>
      </w:r>
      <w:r w:rsidRPr="00D96516">
        <w:rPr>
          <w:i/>
          <w:iCs/>
          <w:sz w:val="24"/>
          <w:szCs w:val="24"/>
        </w:rPr>
        <w:lastRenderedPageBreak/>
        <w:t>of the certainty: 'highly likely', 'likely', 'possible', 'unlikely', or 'highly unlikely'.</w:t>
      </w:r>
      <w:r>
        <w:rPr>
          <w:i/>
          <w:iCs/>
          <w:sz w:val="24"/>
          <w:szCs w:val="24"/>
        </w:rPr>
        <w:t xml:space="preserve"> </w:t>
      </w:r>
      <w:r w:rsidRPr="00D96516">
        <w:rPr>
          <w:i/>
          <w:iCs/>
          <w:sz w:val="24"/>
          <w:szCs w:val="24"/>
        </w:rPr>
        <w:t>Provide a brief justification for your assessment.</w:t>
      </w:r>
    </w:p>
    <w:p w14:paraId="5D8F6792" w14:textId="1E6FFD67" w:rsidR="00253953" w:rsidRDefault="00253953" w:rsidP="00253953">
      <w:pPr>
        <w:pStyle w:val="ListParagraph"/>
        <w:numPr>
          <w:ilvl w:val="0"/>
          <w:numId w:val="7"/>
        </w:numPr>
        <w:rPr>
          <w:b/>
          <w:bCs/>
          <w:sz w:val="24"/>
          <w:szCs w:val="24"/>
        </w:rPr>
      </w:pPr>
      <w:r>
        <w:rPr>
          <w:b/>
          <w:bCs/>
          <w:sz w:val="24"/>
          <w:szCs w:val="24"/>
        </w:rPr>
        <w:t>Aggregate into hypothesis scores</w:t>
      </w:r>
    </w:p>
    <w:p w14:paraId="141895F8" w14:textId="7D317E2F" w:rsidR="00DC22B4" w:rsidRDefault="00CA38D2" w:rsidP="007621AA">
      <w:pPr>
        <w:pStyle w:val="ListParagraph"/>
        <w:jc w:val="both"/>
        <w:rPr>
          <w:sz w:val="24"/>
          <w:szCs w:val="24"/>
        </w:rPr>
        <w:pPrChange w:id="1076" w:author="Alexander Apartsin" w:date="2025-08-27T11:04:00Z" w16du:dateUtc="2025-08-27T08:04:00Z">
          <w:pPr>
            <w:pStyle w:val="ListParagraph"/>
          </w:pPr>
        </w:pPrChange>
      </w:pPr>
      <w:r w:rsidRPr="00CA38D2">
        <w:rPr>
          <w:sz w:val="24"/>
          <w:szCs w:val="24"/>
        </w:rPr>
        <w:t>In the final step, we compute a score for each hypothesis by aggregating evidence from all retrieved articles. This is done by first forming two matrices:</w:t>
      </w:r>
    </w:p>
    <w:p w14:paraId="43B2593A" w14:textId="2AAEB215" w:rsidR="00CA38D2" w:rsidRPr="00CA38D2" w:rsidRDefault="00CA38D2" w:rsidP="007621AA">
      <w:pPr>
        <w:pStyle w:val="ListParagraph"/>
        <w:numPr>
          <w:ilvl w:val="0"/>
          <w:numId w:val="8"/>
        </w:numPr>
        <w:jc w:val="both"/>
        <w:rPr>
          <w:sz w:val="24"/>
          <w:szCs w:val="24"/>
        </w:rPr>
        <w:pPrChange w:id="1077" w:author="Alexander Apartsin" w:date="2025-08-27T11:04:00Z" w16du:dateUtc="2025-08-27T08:04:00Z">
          <w:pPr>
            <w:pStyle w:val="ListParagraph"/>
            <w:numPr>
              <w:numId w:val="8"/>
            </w:numPr>
            <w:ind w:left="1440" w:hanging="360"/>
          </w:pPr>
        </w:pPrChange>
      </w:pPr>
      <w:r>
        <w:rPr>
          <w:sz w:val="24"/>
          <w:szCs w:val="24"/>
        </w:rPr>
        <w:t xml:space="preserve">The analysis matrix </w:t>
      </w: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nxm</m:t>
            </m:r>
          </m:sup>
        </m:sSup>
      </m:oMath>
      <w:r>
        <w:rPr>
          <w:rFonts w:eastAsiaTheme="minorEastAsia"/>
          <w:sz w:val="24"/>
          <w:szCs w:val="24"/>
        </w:rPr>
        <w:t xml:space="preserve">, where each entry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ij</m:t>
            </m:r>
          </m:sub>
        </m:sSub>
      </m:oMath>
      <w:r>
        <w:rPr>
          <w:rFonts w:eastAsiaTheme="minorEastAsia"/>
          <w:sz w:val="24"/>
          <w:szCs w:val="24"/>
        </w:rPr>
        <w:t xml:space="preserve"> represents the estimated probability that </w:t>
      </w:r>
      <w:ins w:id="1078" w:author="Alexander Apartsin" w:date="2025-08-27T11:20:00Z" w16du:dateUtc="2025-08-27T08:20:00Z">
        <w:r w:rsidR="00BB7CFB">
          <w:rPr>
            <w:rFonts w:eastAsiaTheme="minorEastAsia"/>
            <w:sz w:val="24"/>
            <w:szCs w:val="24"/>
          </w:rPr>
          <w:t xml:space="preserve">the </w:t>
        </w:r>
      </w:ins>
      <w:r>
        <w:rPr>
          <w:rFonts w:eastAsiaTheme="minorEastAsia"/>
          <w:sz w:val="24"/>
          <w:szCs w:val="24"/>
        </w:rPr>
        <w:t xml:space="preserve">article </w:t>
      </w:r>
      <m:oMath>
        <m:r>
          <w:rPr>
            <w:rFonts w:ascii="Cambria Math" w:eastAsiaTheme="minorEastAsia" w:hAnsi="Cambria Math"/>
            <w:sz w:val="24"/>
            <w:szCs w:val="24"/>
          </w:rPr>
          <m:t>i</m:t>
        </m:r>
      </m:oMath>
      <w:r>
        <w:rPr>
          <w:rFonts w:eastAsiaTheme="minorEastAsia"/>
          <w:sz w:val="24"/>
          <w:szCs w:val="24"/>
        </w:rPr>
        <w:t xml:space="preserve"> contains indicator </w:t>
      </w:r>
      <m:oMath>
        <m:r>
          <w:rPr>
            <w:rFonts w:ascii="Cambria Math" w:eastAsiaTheme="minorEastAsia" w:hAnsi="Cambria Math"/>
            <w:sz w:val="24"/>
            <w:szCs w:val="24"/>
          </w:rPr>
          <m:t>j</m:t>
        </m:r>
      </m:oMath>
      <w:r>
        <w:rPr>
          <w:rFonts w:eastAsiaTheme="minorEastAsia"/>
          <w:sz w:val="24"/>
          <w:szCs w:val="24"/>
        </w:rPr>
        <w:t xml:space="preserve">, denoted as </w:t>
      </w:r>
      <m:oMath>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Pr</m:t>
            </m:r>
          </m:fName>
          <m:e>
            <m:d>
              <m:dPr>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r>
                  <w:rPr>
                    <w:rFonts w:ascii="Cambria Math" w:eastAsiaTheme="minorEastAsia" w:hAnsi="Cambria Math"/>
                    <w:sz w:val="24"/>
                    <w:szCs w:val="24"/>
                  </w:rPr>
                  <m:t xml:space="preserve"> </m:t>
                </m:r>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m:t>
                </m:r>
              </m:sub>
            </m:sSub>
            <m:r>
              <w:rPr>
                <w:rFonts w:ascii="Cambria Math" w:eastAsiaTheme="minorEastAsia" w:hAnsi="Cambria Math"/>
                <w:sz w:val="24"/>
                <w:szCs w:val="24"/>
              </w:rPr>
              <m:t>)</m:t>
            </m:r>
          </m:e>
        </m:func>
      </m:oMath>
      <w:r>
        <w:rPr>
          <w:rFonts w:eastAsiaTheme="minorEastAsia"/>
          <w:sz w:val="24"/>
          <w:szCs w:val="24"/>
        </w:rPr>
        <w:t>.</w:t>
      </w:r>
    </w:p>
    <w:p w14:paraId="55B00904" w14:textId="3EEE2867" w:rsidR="00CA38D2" w:rsidRPr="00CA38D2" w:rsidRDefault="00CA38D2" w:rsidP="007621AA">
      <w:pPr>
        <w:pStyle w:val="ListParagraph"/>
        <w:numPr>
          <w:ilvl w:val="0"/>
          <w:numId w:val="8"/>
        </w:numPr>
        <w:jc w:val="both"/>
        <w:rPr>
          <w:sz w:val="24"/>
          <w:szCs w:val="24"/>
        </w:rPr>
        <w:pPrChange w:id="1079" w:author="Alexander Apartsin" w:date="2025-08-27T11:04:00Z" w16du:dateUtc="2025-08-27T08:04:00Z">
          <w:pPr>
            <w:pStyle w:val="ListParagraph"/>
            <w:numPr>
              <w:numId w:val="8"/>
            </w:numPr>
            <w:ind w:left="1440" w:hanging="360"/>
          </w:pPr>
        </w:pPrChange>
      </w:pPr>
      <w:r>
        <w:rPr>
          <w:sz w:val="24"/>
          <w:szCs w:val="24"/>
        </w:rPr>
        <w:t xml:space="preserve">The influence matrix </w:t>
      </w:r>
      <m:oMath>
        <m:r>
          <w:rPr>
            <w:rFonts w:ascii="Cambria Math" w:hAnsi="Cambria Math"/>
            <w:sz w:val="24"/>
            <w:szCs w:val="24"/>
          </w:rPr>
          <m:t xml:space="preserve">I ∈ </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mxh</m:t>
            </m:r>
          </m:sup>
        </m:sSup>
      </m:oMath>
      <w:r>
        <w:rPr>
          <w:rFonts w:eastAsiaTheme="minorEastAsia"/>
          <w:sz w:val="24"/>
          <w:szCs w:val="24"/>
        </w:rPr>
        <w:t xml:space="preserve">, where each entry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jh</m:t>
            </m:r>
          </m:sub>
        </m:sSub>
      </m:oMath>
      <w:r>
        <w:rPr>
          <w:rFonts w:eastAsiaTheme="minorEastAsia"/>
          <w:sz w:val="24"/>
          <w:szCs w:val="24"/>
        </w:rPr>
        <w:t xml:space="preserve"> represents the probability that </w:t>
      </w:r>
      <w:ins w:id="1080" w:author="Alexander Apartsin" w:date="2025-08-27T11:20:00Z" w16du:dateUtc="2025-08-27T08:20:00Z">
        <w:r w:rsidR="00BB7CFB">
          <w:rPr>
            <w:rFonts w:eastAsiaTheme="minorEastAsia"/>
            <w:sz w:val="24"/>
            <w:szCs w:val="24"/>
          </w:rPr>
          <w:t xml:space="preserve">the </w:t>
        </w:r>
      </w:ins>
      <w:r>
        <w:rPr>
          <w:rFonts w:eastAsiaTheme="minorEastAsia"/>
          <w:sz w:val="24"/>
          <w:szCs w:val="24"/>
        </w:rPr>
        <w:t xml:space="preserve">hypothesis </w:t>
      </w:r>
      <m:oMath>
        <m:r>
          <w:rPr>
            <w:rFonts w:ascii="Cambria Math" w:eastAsiaTheme="minorEastAsia" w:hAnsi="Cambria Math"/>
            <w:sz w:val="24"/>
            <w:szCs w:val="24"/>
          </w:rPr>
          <m:t>h</m:t>
        </m:r>
      </m:oMath>
      <w:r>
        <w:rPr>
          <w:rFonts w:eastAsiaTheme="minorEastAsia"/>
          <w:sz w:val="24"/>
          <w:szCs w:val="24"/>
        </w:rPr>
        <w:t xml:space="preserve"> is true given indicator </w:t>
      </w:r>
      <m:oMath>
        <m:r>
          <w:rPr>
            <w:rFonts w:ascii="Cambria Math" w:eastAsiaTheme="minorEastAsia" w:hAnsi="Cambria Math"/>
            <w:sz w:val="24"/>
            <w:szCs w:val="24"/>
          </w:rPr>
          <m:t>j</m:t>
        </m:r>
      </m:oMath>
      <w:r>
        <w:rPr>
          <w:rFonts w:eastAsiaTheme="minorEastAsia"/>
          <w:sz w:val="24"/>
          <w:szCs w:val="24"/>
        </w:rPr>
        <w:t xml:space="preserve">, denoted as </w:t>
      </w:r>
      <m:oMath>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Pr</m:t>
            </m:r>
          </m:fName>
          <m:e>
            <m:d>
              <m:dPr>
                <m:endChr m:val="|"/>
                <m:ctrlPr>
                  <w:rPr>
                    <w:rFonts w:ascii="Cambria Math" w:eastAsiaTheme="minorEastAsia" w:hAnsi="Cambria Math"/>
                    <w:i/>
                    <w:sz w:val="24"/>
                    <w:szCs w:val="24"/>
                  </w:rPr>
                </m:ctrlPr>
              </m:dPr>
              <m:e>
                <m:r>
                  <w:rPr>
                    <w:rFonts w:ascii="Cambria Math" w:eastAsiaTheme="minorEastAsia" w:hAnsi="Cambria Math"/>
                    <w:sz w:val="24"/>
                    <w:szCs w:val="24"/>
                  </w:rPr>
                  <m:t xml:space="preserve">h </m:t>
                </m:r>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j</m:t>
            </m:r>
          </m:sub>
        </m:sSub>
        <m:r>
          <w:rPr>
            <w:rFonts w:ascii="Cambria Math" w:eastAsiaTheme="minorEastAsia" w:hAnsi="Cambria Math"/>
            <w:sz w:val="24"/>
            <w:szCs w:val="24"/>
          </w:rPr>
          <m:t>)</m:t>
        </m:r>
      </m:oMath>
      <w:r>
        <w:rPr>
          <w:rFonts w:eastAsiaTheme="minorEastAsia"/>
          <w:sz w:val="24"/>
          <w:szCs w:val="24"/>
        </w:rPr>
        <w:t>.</w:t>
      </w:r>
    </w:p>
    <w:p w14:paraId="3C08BB42" w14:textId="3EB51894" w:rsidR="00CA38D2" w:rsidRDefault="00CA38D2" w:rsidP="007621AA">
      <w:pPr>
        <w:ind w:left="720"/>
        <w:jc w:val="both"/>
        <w:rPr>
          <w:rFonts w:eastAsiaTheme="minorEastAsia"/>
          <w:sz w:val="24"/>
          <w:szCs w:val="24"/>
        </w:rPr>
        <w:pPrChange w:id="1081" w:author="Alexander Apartsin" w:date="2025-08-27T11:04:00Z" w16du:dateUtc="2025-08-27T08:04:00Z">
          <w:pPr>
            <w:ind w:left="720"/>
          </w:pPr>
        </w:pPrChange>
      </w:pPr>
      <w:r>
        <w:rPr>
          <w:sz w:val="24"/>
          <w:szCs w:val="24"/>
        </w:rPr>
        <w:t>These matrices are multiplied to obtain a prediction matrix</w:t>
      </w:r>
      <w:ins w:id="1082" w:author="Alexander Apartsin" w:date="2025-08-27T11:20:00Z" w16du:dateUtc="2025-08-27T08:20:00Z">
        <w:r w:rsidR="00BB7CFB">
          <w:rPr>
            <w:sz w:val="24"/>
            <w:szCs w:val="24"/>
          </w:rPr>
          <w:t>.</w:t>
        </w:r>
      </w:ins>
      <w:r>
        <w:rPr>
          <w:sz w:val="24"/>
          <w:szCs w:val="24"/>
        </w:rPr>
        <w:t xml:space="preserve"> </w:t>
      </w:r>
      <m:oMath>
        <m:r>
          <w:rPr>
            <w:rFonts w:ascii="Cambria Math" w:hAnsi="Cambria Math"/>
            <w:sz w:val="24"/>
            <w:szCs w:val="24"/>
          </w:rPr>
          <m:t>P∈</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nxh</m:t>
            </m:r>
          </m:sup>
        </m:sSup>
      </m:oMath>
      <w:r>
        <w:rPr>
          <w:rFonts w:eastAsiaTheme="minorEastAsia"/>
          <w:sz w:val="24"/>
          <w:szCs w:val="24"/>
        </w:rPr>
        <w:t>:</w:t>
      </w:r>
    </w:p>
    <w:p w14:paraId="38148B38" w14:textId="07BA66DB" w:rsidR="00CA38D2" w:rsidRPr="00CA38D2" w:rsidRDefault="00CA38D2" w:rsidP="007621AA">
      <w:pPr>
        <w:ind w:left="720"/>
        <w:jc w:val="both"/>
        <w:rPr>
          <w:rFonts w:eastAsiaTheme="minorEastAsia"/>
          <w:sz w:val="24"/>
          <w:szCs w:val="24"/>
        </w:rPr>
        <w:pPrChange w:id="1083" w:author="Alexander Apartsin" w:date="2025-08-27T11:04:00Z" w16du:dateUtc="2025-08-27T08:04:00Z">
          <w:pPr>
            <w:ind w:left="720"/>
            <w:jc w:val="center"/>
          </w:pPr>
        </w:pPrChange>
      </w:pPr>
      <m:oMathPara>
        <m:oMath>
          <m:r>
            <w:rPr>
              <w:rFonts w:ascii="Cambria Math" w:hAnsi="Cambria Math"/>
              <w:sz w:val="24"/>
              <w:szCs w:val="24"/>
            </w:rPr>
            <m:t>P=A⋅I</m:t>
          </m:r>
        </m:oMath>
      </m:oMathPara>
    </w:p>
    <w:p w14:paraId="06A41EEF" w14:textId="42CC339E" w:rsidR="00CA38D2" w:rsidRDefault="00CA38D2" w:rsidP="007621AA">
      <w:pPr>
        <w:ind w:left="720"/>
        <w:jc w:val="both"/>
        <w:rPr>
          <w:rFonts w:eastAsiaTheme="minorEastAsia"/>
          <w:sz w:val="24"/>
          <w:szCs w:val="24"/>
        </w:rPr>
        <w:pPrChange w:id="1084" w:author="Alexander Apartsin" w:date="2025-08-27T11:04:00Z" w16du:dateUtc="2025-08-27T08:04:00Z">
          <w:pPr>
            <w:ind w:left="720"/>
          </w:pPr>
        </w:pPrChange>
      </w:pPr>
      <w:r>
        <w:rPr>
          <w:rFonts w:eastAsiaTheme="minorEastAsia"/>
          <w:sz w:val="24"/>
          <w:szCs w:val="24"/>
        </w:rPr>
        <w:t xml:space="preserve">Each entry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ih</m:t>
            </m:r>
          </m:sub>
        </m:sSub>
      </m:oMath>
      <w:r>
        <w:rPr>
          <w:rFonts w:eastAsiaTheme="minorEastAsia"/>
          <w:sz w:val="24"/>
          <w:szCs w:val="24"/>
        </w:rPr>
        <w:t xml:space="preserve"> reflects the contribution of </w:t>
      </w:r>
      <w:ins w:id="1085" w:author="Alexander Apartsin" w:date="2025-08-27T11:20:00Z" w16du:dateUtc="2025-08-27T08:20:00Z">
        <w:r w:rsidR="00BB7CFB">
          <w:rPr>
            <w:rFonts w:eastAsiaTheme="minorEastAsia"/>
            <w:sz w:val="24"/>
            <w:szCs w:val="24"/>
          </w:rPr>
          <w:t xml:space="preserve">the </w:t>
        </w:r>
      </w:ins>
      <w:r>
        <w:rPr>
          <w:rFonts w:eastAsiaTheme="minorEastAsia"/>
          <w:sz w:val="24"/>
          <w:szCs w:val="24"/>
        </w:rPr>
        <w:t xml:space="preserve">article </w:t>
      </w:r>
      <m:oMath>
        <m:r>
          <w:rPr>
            <w:rFonts w:ascii="Cambria Math" w:eastAsiaTheme="minorEastAsia" w:hAnsi="Cambria Math"/>
            <w:sz w:val="24"/>
            <w:szCs w:val="24"/>
          </w:rPr>
          <m:t>i</m:t>
        </m:r>
      </m:oMath>
      <w:r>
        <w:rPr>
          <w:rFonts w:eastAsiaTheme="minorEastAsia"/>
          <w:sz w:val="24"/>
          <w:szCs w:val="24"/>
        </w:rPr>
        <w:t xml:space="preserve"> to hypothesis </w:t>
      </w:r>
      <m:oMath>
        <m:r>
          <w:rPr>
            <w:rFonts w:ascii="Cambria Math" w:eastAsiaTheme="minorEastAsia" w:hAnsi="Cambria Math"/>
            <w:sz w:val="24"/>
            <w:szCs w:val="24"/>
          </w:rPr>
          <m:t>h</m:t>
        </m:r>
      </m:oMath>
      <w:r>
        <w:rPr>
          <w:rFonts w:eastAsiaTheme="minorEastAsia"/>
          <w:sz w:val="24"/>
          <w:szCs w:val="24"/>
        </w:rPr>
        <w:t xml:space="preserve">, aggregating over all factors. </w:t>
      </w:r>
    </w:p>
    <w:p w14:paraId="0B142954" w14:textId="511E55D2" w:rsidR="00CA38D2" w:rsidRDefault="00CA38D2" w:rsidP="007621AA">
      <w:pPr>
        <w:ind w:left="720"/>
        <w:jc w:val="both"/>
        <w:rPr>
          <w:rFonts w:eastAsiaTheme="minorEastAsia"/>
          <w:sz w:val="24"/>
          <w:szCs w:val="24"/>
        </w:rPr>
        <w:pPrChange w:id="1086" w:author="Alexander Apartsin" w:date="2025-08-27T11:04:00Z" w16du:dateUtc="2025-08-27T08:04:00Z">
          <w:pPr>
            <w:ind w:left="720"/>
          </w:pPr>
        </w:pPrChange>
      </w:pPr>
      <w:r>
        <w:rPr>
          <w:rFonts w:eastAsiaTheme="minorEastAsia"/>
          <w:sz w:val="24"/>
          <w:szCs w:val="24"/>
        </w:rPr>
        <w:t>To compute the final score of each hypothesis, we take the mean across all articles:</w:t>
      </w:r>
    </w:p>
    <w:p w14:paraId="102E1C0D" w14:textId="38713C2C" w:rsidR="00CA38D2" w:rsidRPr="00F36088" w:rsidRDefault="00CA38D2" w:rsidP="007621AA">
      <w:pPr>
        <w:ind w:left="720"/>
        <w:jc w:val="both"/>
        <w:rPr>
          <w:rFonts w:eastAsiaTheme="minorEastAsia"/>
          <w:sz w:val="24"/>
          <w:szCs w:val="24"/>
        </w:rPr>
        <w:pPrChange w:id="1087" w:author="Alexander Apartsin" w:date="2025-08-27T11:04:00Z" w16du:dateUtc="2025-08-27T08:04:00Z">
          <w:pPr>
            <w:ind w:left="720"/>
            <w:jc w:val="center"/>
          </w:pPr>
        </w:pPrChange>
      </w:pPr>
      <m:oMathPara>
        <m:oMath>
          <m:r>
            <w:rPr>
              <w:rFonts w:ascii="Cambria Math" w:hAnsi="Cambria Math"/>
              <w:sz w:val="24"/>
              <w:szCs w:val="24"/>
            </w:rPr>
            <m:t>Score</m:t>
          </m:r>
          <m:d>
            <m:dPr>
              <m:ctrlPr>
                <w:rPr>
                  <w:rFonts w:ascii="Cambria Math" w:hAnsi="Cambria Math"/>
                  <w:i/>
                  <w:sz w:val="24"/>
                  <w:szCs w:val="24"/>
                </w:rPr>
              </m:ctrlPr>
            </m:dPr>
            <m:e>
              <m:r>
                <w:rPr>
                  <w:rFonts w:ascii="Cambria Math" w:hAnsi="Cambria Math"/>
                  <w:sz w:val="24"/>
                  <w:szCs w:val="24"/>
                </w:rPr>
                <m:t>h</m:t>
              </m:r>
            </m:e>
          </m:d>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ih</m:t>
                  </m:r>
                </m:sub>
              </m:sSub>
            </m:e>
          </m:nary>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nary>
                <m:naryPr>
                  <m:chr m:val="∑"/>
                  <m:limLoc m:val="undOvr"/>
                  <m:ctrlPr>
                    <w:rPr>
                      <w:rFonts w:ascii="Cambria Math" w:hAnsi="Cambria Math"/>
                      <w:i/>
                      <w:sz w:val="24"/>
                      <w:szCs w:val="24"/>
                    </w:rPr>
                  </m:ctrlPr>
                </m:naryPr>
                <m:sub>
                  <m:r>
                    <w:rPr>
                      <w:rFonts w:ascii="Cambria Math" w:hAnsi="Cambria Math"/>
                      <w:sz w:val="24"/>
                      <w:szCs w:val="24"/>
                    </w:rPr>
                    <m:t>j=1</m:t>
                  </m:r>
                </m:sub>
                <m:sup>
                  <m:r>
                    <w:rPr>
                      <w:rFonts w:ascii="Cambria Math" w:hAnsi="Cambria Math"/>
                      <w:sz w:val="24"/>
                      <w:szCs w:val="24"/>
                    </w:rPr>
                    <m:t>m</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jh</m:t>
                      </m:r>
                    </m:sub>
                  </m:sSub>
                </m:e>
              </m:nary>
            </m:e>
          </m:nary>
        </m:oMath>
      </m:oMathPara>
    </w:p>
    <w:p w14:paraId="6A7E6BE4" w14:textId="4E736A2F" w:rsidR="00F36088" w:rsidRDefault="00F36088" w:rsidP="007621AA">
      <w:pPr>
        <w:ind w:left="720"/>
        <w:jc w:val="both"/>
        <w:rPr>
          <w:sz w:val="24"/>
          <w:szCs w:val="24"/>
        </w:rPr>
        <w:pPrChange w:id="1088" w:author="Alexander Apartsin" w:date="2025-08-27T11:04:00Z" w16du:dateUtc="2025-08-27T08:04:00Z">
          <w:pPr>
            <w:ind w:left="720"/>
          </w:pPr>
        </w:pPrChange>
      </w:pPr>
      <w:r>
        <w:rPr>
          <w:sz w:val="24"/>
          <w:szCs w:val="24"/>
        </w:rPr>
        <w:t>This results in a single score per hypothesis, reflecting how well the collected news evidence supports each potential outcome.</w:t>
      </w:r>
    </w:p>
    <w:p w14:paraId="4C46CC78" w14:textId="51362D80" w:rsidR="00F36088" w:rsidRDefault="00F36088" w:rsidP="007621AA">
      <w:pPr>
        <w:jc w:val="both"/>
        <w:rPr>
          <w:sz w:val="24"/>
          <w:szCs w:val="24"/>
        </w:rPr>
        <w:pPrChange w:id="1089" w:author="Alexander Apartsin" w:date="2025-08-27T11:04:00Z" w16du:dateUtc="2025-08-27T08:04:00Z">
          <w:pPr/>
        </w:pPrChange>
      </w:pPr>
      <w:r w:rsidRPr="00F36088">
        <w:rPr>
          <w:sz w:val="24"/>
          <w:szCs w:val="24"/>
        </w:rPr>
        <w:t>This matrix-based aggregation approach allows us to scale probabilistic ACH-style reasoning across large document sets. It retains the interpretability of manual ACH while enabling automation, reproducibility, and quantitative evaluation of complex geopolitical forecasts.</w:t>
      </w:r>
    </w:p>
    <w:p w14:paraId="3EC67393" w14:textId="05084553" w:rsidR="002735E8" w:rsidRDefault="002735E8" w:rsidP="007621AA">
      <w:pPr>
        <w:jc w:val="both"/>
        <w:rPr>
          <w:sz w:val="24"/>
          <w:szCs w:val="24"/>
        </w:rPr>
        <w:pPrChange w:id="1090" w:author="Alexander Apartsin" w:date="2025-08-27T11:04:00Z" w16du:dateUtc="2025-08-27T08:04:00Z">
          <w:pPr/>
        </w:pPrChange>
      </w:pPr>
      <w:r>
        <w:rPr>
          <w:sz w:val="24"/>
          <w:szCs w:val="24"/>
        </w:rPr>
        <w:t>The diagram below illustrates the flow of forecasting for each query:</w:t>
      </w:r>
    </w:p>
    <w:p w14:paraId="4F1D4611" w14:textId="3852AF58" w:rsidR="002735E8" w:rsidRDefault="002735E8" w:rsidP="00F36088">
      <w:pPr>
        <w:rPr>
          <w:sz w:val="24"/>
          <w:szCs w:val="24"/>
        </w:rPr>
      </w:pPr>
      <w:r w:rsidRPr="002735E8">
        <w:rPr>
          <w:noProof/>
          <w:sz w:val="24"/>
          <w:szCs w:val="24"/>
        </w:rPr>
        <w:drawing>
          <wp:inline distT="0" distB="0" distL="0" distR="0" wp14:anchorId="571DA1AD" wp14:editId="4897218F">
            <wp:extent cx="5731510" cy="598170"/>
            <wp:effectExtent l="0" t="0" r="2540" b="0"/>
            <wp:docPr id="189339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5507" name=""/>
                    <pic:cNvPicPr/>
                  </pic:nvPicPr>
                  <pic:blipFill>
                    <a:blip r:embed="rId9"/>
                    <a:stretch>
                      <a:fillRect/>
                    </a:stretch>
                  </pic:blipFill>
                  <pic:spPr>
                    <a:xfrm>
                      <a:off x="0" y="0"/>
                      <a:ext cx="5731510" cy="598170"/>
                    </a:xfrm>
                    <a:prstGeom prst="rect">
                      <a:avLst/>
                    </a:prstGeom>
                  </pic:spPr>
                </pic:pic>
              </a:graphicData>
            </a:graphic>
          </wp:inline>
        </w:drawing>
      </w:r>
    </w:p>
    <w:p w14:paraId="403CD363" w14:textId="7D25BBC2" w:rsidR="002735E8" w:rsidRPr="00DE5041" w:rsidRDefault="002735E8" w:rsidP="002735E8">
      <w:pPr>
        <w:jc w:val="center"/>
        <w:rPr>
          <w:i/>
          <w:iCs/>
          <w:sz w:val="24"/>
          <w:szCs w:val="24"/>
          <w:rPrChange w:id="1091" w:author="Ben Remez" w:date="2025-08-25T11:56:00Z" w16du:dateUtc="2025-08-25T08:56:00Z">
            <w:rPr>
              <w:sz w:val="24"/>
              <w:szCs w:val="24"/>
            </w:rPr>
          </w:rPrChange>
        </w:rPr>
      </w:pPr>
      <w:r w:rsidRPr="00DE5041">
        <w:rPr>
          <w:b/>
          <w:bCs/>
          <w:i/>
          <w:iCs/>
          <w:sz w:val="24"/>
          <w:szCs w:val="24"/>
          <w:rPrChange w:id="1092" w:author="Ben Remez" w:date="2025-08-25T11:56:00Z" w16du:dateUtc="2025-08-25T08:56:00Z">
            <w:rPr>
              <w:b/>
              <w:bCs/>
              <w:sz w:val="24"/>
              <w:szCs w:val="24"/>
            </w:rPr>
          </w:rPrChange>
        </w:rPr>
        <w:t>Figure 2:</w:t>
      </w:r>
      <w:r w:rsidRPr="00DE5041">
        <w:rPr>
          <w:i/>
          <w:iCs/>
          <w:sz w:val="24"/>
          <w:szCs w:val="24"/>
          <w:rPrChange w:id="1093" w:author="Ben Remez" w:date="2025-08-25T11:56:00Z" w16du:dateUtc="2025-08-25T08:56:00Z">
            <w:rPr>
              <w:sz w:val="24"/>
              <w:szCs w:val="24"/>
            </w:rPr>
          </w:rPrChange>
        </w:rPr>
        <w:t xml:space="preserve"> The forecasting flow per query</w:t>
      </w:r>
    </w:p>
    <w:p w14:paraId="712F3F11" w14:textId="0D220424" w:rsidR="00B512CB" w:rsidRDefault="00B512CB" w:rsidP="00B512CB">
      <w:pPr>
        <w:pStyle w:val="Heading1"/>
        <w:numPr>
          <w:ilvl w:val="0"/>
          <w:numId w:val="14"/>
        </w:numPr>
        <w:ind w:left="357" w:hanging="357"/>
        <w:rPr>
          <w:ins w:id="1094" w:author="Ben Remez" w:date="2025-08-25T11:27:00Z" w16du:dateUtc="2025-08-25T08:27:00Z"/>
        </w:rPr>
      </w:pPr>
      <w:bookmarkStart w:id="1095" w:name="_Toc207062966"/>
      <w:ins w:id="1096" w:author="Ben Remez" w:date="2025-08-25T11:27:00Z" w16du:dateUtc="2025-08-25T08:27:00Z">
        <w:r>
          <w:t>Deep Analysis</w:t>
        </w:r>
        <w:bookmarkEnd w:id="1095"/>
      </w:ins>
    </w:p>
    <w:p w14:paraId="0E62B826" w14:textId="64F04042" w:rsidR="00B512CB" w:rsidRDefault="00B512CB" w:rsidP="00B512CB">
      <w:pPr>
        <w:pStyle w:val="Heading2"/>
        <w:numPr>
          <w:ilvl w:val="1"/>
          <w:numId w:val="14"/>
        </w:numPr>
        <w:rPr>
          <w:ins w:id="1097" w:author="Ben Remez" w:date="2025-08-25T11:28:00Z" w16du:dateUtc="2025-08-25T08:28:00Z"/>
        </w:rPr>
      </w:pPr>
      <w:bookmarkStart w:id="1098" w:name="_Toc207062967"/>
      <w:ins w:id="1099" w:author="Ben Remez" w:date="2025-08-25T11:28:00Z" w16du:dateUtc="2025-08-25T08:28:00Z">
        <w:r>
          <w:t>Motivation</w:t>
        </w:r>
        <w:bookmarkEnd w:id="1098"/>
      </w:ins>
    </w:p>
    <w:p w14:paraId="00A784E3" w14:textId="32F93690" w:rsidR="00B512CB" w:rsidRDefault="00B512CB" w:rsidP="007621AA">
      <w:pPr>
        <w:ind w:left="357" w:firstLine="363"/>
        <w:jc w:val="both"/>
        <w:rPr>
          <w:ins w:id="1100" w:author="Ben Remez" w:date="2025-08-25T11:31:00Z" w16du:dateUtc="2025-08-25T08:31:00Z"/>
          <w:sz w:val="24"/>
          <w:szCs w:val="24"/>
        </w:rPr>
        <w:pPrChange w:id="1101" w:author="Alexander Apartsin" w:date="2025-08-27T11:05:00Z" w16du:dateUtc="2025-08-27T08:05:00Z">
          <w:pPr>
            <w:ind w:left="357"/>
          </w:pPr>
        </w:pPrChange>
      </w:pPr>
      <w:ins w:id="1102" w:author="Ben Remez" w:date="2025-08-25T11:28:00Z" w16du:dateUtc="2025-08-25T08:28:00Z">
        <w:r>
          <w:rPr>
            <w:sz w:val="24"/>
            <w:szCs w:val="24"/>
          </w:rPr>
          <w:t>During the experiments, we observed a recurring issue where the model struggled to distinguish between “Material” and “Verbal” categ</w:t>
        </w:r>
      </w:ins>
      <w:ins w:id="1103" w:author="Ben Remez" w:date="2025-08-25T11:29:00Z" w16du:dateUtc="2025-08-25T08:29:00Z">
        <w:r>
          <w:rPr>
            <w:sz w:val="24"/>
            <w:szCs w:val="24"/>
          </w:rPr>
          <w:t xml:space="preserve">ories when evaluating the </w:t>
        </w:r>
        <w:r>
          <w:rPr>
            <w:sz w:val="24"/>
            <w:szCs w:val="24"/>
          </w:rPr>
          <w:lastRenderedPageBreak/>
          <w:t>context of the retrieved articles. For example, articles discussing diplomatic negotiations</w:t>
        </w:r>
      </w:ins>
      <w:ins w:id="1104" w:author="Ben Remez" w:date="2025-08-25T11:30:00Z" w16du:dateUtc="2025-08-25T08:30:00Z">
        <w:r>
          <w:rPr>
            <w:sz w:val="24"/>
            <w:szCs w:val="24"/>
          </w:rPr>
          <w:t xml:space="preserve"> (verbal)</w:t>
        </w:r>
      </w:ins>
      <w:ins w:id="1105" w:author="Ben Remez" w:date="2025-08-25T11:29:00Z" w16du:dateUtc="2025-08-25T08:29:00Z">
        <w:r>
          <w:rPr>
            <w:sz w:val="24"/>
            <w:szCs w:val="24"/>
          </w:rPr>
          <w:t xml:space="preserve"> </w:t>
        </w:r>
      </w:ins>
      <w:ins w:id="1106" w:author="Ben Remez" w:date="2025-08-25T11:30:00Z" w16du:dateUtc="2025-08-25T08:30:00Z">
        <w:r>
          <w:rPr>
            <w:sz w:val="24"/>
            <w:szCs w:val="24"/>
          </w:rPr>
          <w:t xml:space="preserve">were sometimes classified as material events, and vice versa. This ambiguity reduced the reliability of </w:t>
        </w:r>
      </w:ins>
      <w:ins w:id="1107" w:author="Alexander Apartsin" w:date="2025-08-27T11:05:00Z" w16du:dateUtc="2025-08-27T08:05:00Z">
        <w:r w:rsidR="007621AA">
          <w:rPr>
            <w:sz w:val="24"/>
            <w:szCs w:val="24"/>
          </w:rPr>
          <w:t xml:space="preserve">the </w:t>
        </w:r>
      </w:ins>
      <w:ins w:id="1108" w:author="Ben Remez" w:date="2025-08-25T11:30:00Z" w16du:dateUtc="2025-08-25T08:30:00Z">
        <w:r>
          <w:rPr>
            <w:sz w:val="24"/>
            <w:szCs w:val="24"/>
          </w:rPr>
          <w:t>pipeline’s forec</w:t>
        </w:r>
      </w:ins>
      <w:ins w:id="1109" w:author="Ben Remez" w:date="2025-08-25T11:31:00Z" w16du:dateUtc="2025-08-25T08:31:00Z">
        <w:r>
          <w:rPr>
            <w:sz w:val="24"/>
            <w:szCs w:val="24"/>
          </w:rPr>
          <w:t>asts, especially when articles contained mixed signals or lacked explicit descriptions of event types.</w:t>
        </w:r>
      </w:ins>
    </w:p>
    <w:p w14:paraId="4B14368E" w14:textId="6429B4B9" w:rsidR="00B512CB" w:rsidRDefault="00B512CB" w:rsidP="007621AA">
      <w:pPr>
        <w:ind w:left="357"/>
        <w:jc w:val="both"/>
        <w:rPr>
          <w:ins w:id="1110" w:author="Ben Remez" w:date="2025-08-25T11:32:00Z" w16du:dateUtc="2025-08-25T08:32:00Z"/>
          <w:sz w:val="24"/>
          <w:szCs w:val="24"/>
        </w:rPr>
        <w:pPrChange w:id="1111" w:author="Alexander Apartsin" w:date="2025-08-27T11:05:00Z" w16du:dateUtc="2025-08-27T08:05:00Z">
          <w:pPr>
            <w:ind w:left="357"/>
          </w:pPr>
        </w:pPrChange>
      </w:pPr>
      <w:ins w:id="1112" w:author="Ben Remez" w:date="2025-08-25T11:31:00Z" w16du:dateUtc="2025-08-25T08:31:00Z">
        <w:r>
          <w:rPr>
            <w:sz w:val="24"/>
            <w:szCs w:val="24"/>
          </w:rPr>
          <w:t xml:space="preserve">To address this limitation, we introduced a Deep Analysis step as an additional </w:t>
        </w:r>
      </w:ins>
      <w:ins w:id="1113" w:author="Ben Remez" w:date="2025-08-25T11:32:00Z" w16du:dateUtc="2025-08-25T08:32:00Z">
        <w:r>
          <w:rPr>
            <w:sz w:val="24"/>
            <w:szCs w:val="24"/>
          </w:rPr>
          <w:t>second-stage reasoning layer with the pipeline.</w:t>
        </w:r>
      </w:ins>
      <w:ins w:id="1114" w:author="Ben Remez" w:date="2025-08-26T00:28:00Z" w16du:dateUtc="2025-08-25T21:28:00Z">
        <w:r w:rsidR="00604F3F">
          <w:rPr>
            <w:sz w:val="24"/>
            <w:szCs w:val="24"/>
          </w:rPr>
          <w:t xml:space="preserve"> The prompt of the Deep Analysis step can be found under Appendix A.</w:t>
        </w:r>
      </w:ins>
    </w:p>
    <w:p w14:paraId="47A077DE" w14:textId="77777777" w:rsidR="00B512CB" w:rsidRDefault="00B512CB" w:rsidP="00B512CB">
      <w:pPr>
        <w:pStyle w:val="Heading2"/>
        <w:numPr>
          <w:ilvl w:val="1"/>
          <w:numId w:val="14"/>
        </w:numPr>
        <w:rPr>
          <w:ins w:id="1115" w:author="Ben Remez" w:date="2025-08-25T11:32:00Z" w16du:dateUtc="2025-08-25T08:32:00Z"/>
        </w:rPr>
      </w:pPr>
      <w:bookmarkStart w:id="1116" w:name="_Toc207062968"/>
      <w:ins w:id="1117" w:author="Ben Remez" w:date="2025-08-25T11:32:00Z" w16du:dateUtc="2025-08-25T08:32:00Z">
        <w:r>
          <w:t>Approach</w:t>
        </w:r>
        <w:bookmarkEnd w:id="1116"/>
      </w:ins>
    </w:p>
    <w:p w14:paraId="649D9AE1" w14:textId="53A695E8" w:rsidR="00B512CB" w:rsidRPr="00DE5041" w:rsidRDefault="00B512CB" w:rsidP="007621AA">
      <w:pPr>
        <w:ind w:left="357" w:firstLine="363"/>
        <w:jc w:val="both"/>
        <w:rPr>
          <w:ins w:id="1118" w:author="Ben Remez" w:date="2025-08-25T11:42:00Z" w16du:dateUtc="2025-08-25T08:42:00Z"/>
          <w:sz w:val="24"/>
          <w:szCs w:val="24"/>
          <w:rPrChange w:id="1119" w:author="Ben Remez" w:date="2025-08-25T12:01:00Z" w16du:dateUtc="2025-08-25T09:01:00Z">
            <w:rPr>
              <w:ins w:id="1120" w:author="Ben Remez" w:date="2025-08-25T11:42:00Z" w16du:dateUtc="2025-08-25T08:42:00Z"/>
            </w:rPr>
          </w:rPrChange>
        </w:rPr>
        <w:pPrChange w:id="1121" w:author="Alexander Apartsin" w:date="2025-08-27T11:05:00Z" w16du:dateUtc="2025-08-27T08:05:00Z">
          <w:pPr>
            <w:ind w:left="357"/>
          </w:pPr>
        </w:pPrChange>
      </w:pPr>
      <w:ins w:id="1122" w:author="Ben Remez" w:date="2025-08-25T11:32:00Z" w16du:dateUtc="2025-08-25T08:32:00Z">
        <w:r w:rsidRPr="00DE5041">
          <w:rPr>
            <w:sz w:val="24"/>
            <w:szCs w:val="24"/>
          </w:rPr>
          <w:t xml:space="preserve">In the Deep Analysis step, the LLM receives the full context </w:t>
        </w:r>
      </w:ins>
      <w:ins w:id="1123" w:author="Ben Remez" w:date="2025-08-25T11:33:00Z" w16du:dateUtc="2025-08-25T08:33:00Z">
        <w:r w:rsidRPr="00DE5041">
          <w:rPr>
            <w:sz w:val="24"/>
            <w:szCs w:val="24"/>
          </w:rPr>
          <w:t xml:space="preserve">of each </w:t>
        </w:r>
        <w:r w:rsidRPr="00DE5041">
          <w:rPr>
            <w:sz w:val="24"/>
            <w:szCs w:val="24"/>
            <w:rPrChange w:id="1124" w:author="Ben Remez" w:date="2025-08-25T12:01:00Z" w16du:dateUtc="2025-08-25T09:01:00Z">
              <w:rPr/>
            </w:rPrChange>
          </w:rPr>
          <w:t>retrieved article</w:t>
        </w:r>
        <w:del w:id="1125" w:author="Alexander Apartsin" w:date="2025-08-27T11:33:00Z" w16du:dateUtc="2025-08-27T08:33:00Z">
          <w:r w:rsidRPr="00DE5041" w:rsidDel="00A65AAB">
            <w:rPr>
              <w:sz w:val="24"/>
              <w:szCs w:val="24"/>
              <w:rPrChange w:id="1126" w:author="Ben Remez" w:date="2025-08-25T12:01:00Z" w16du:dateUtc="2025-08-25T09:01:00Z">
                <w:rPr/>
              </w:rPrChange>
            </w:rPr>
            <w:delText xml:space="preserve"> along with the </w:delText>
          </w:r>
        </w:del>
      </w:ins>
      <w:ins w:id="1127" w:author="Ben Remez" w:date="2025-08-25T11:34:00Z" w16du:dateUtc="2025-08-25T08:34:00Z">
        <w:del w:id="1128" w:author="Alexander Apartsin" w:date="2025-08-27T11:33:00Z" w16du:dateUtc="2025-08-27T08:33:00Z">
          <w:r w:rsidR="00AE474B" w:rsidRPr="00DE5041" w:rsidDel="00A65AAB">
            <w:rPr>
              <w:sz w:val="24"/>
              <w:szCs w:val="24"/>
              <w:rPrChange w:id="1129" w:author="Ben Remez" w:date="2025-08-25T12:01:00Z" w16du:dateUtc="2025-08-25T09:01:00Z">
                <w:rPr/>
              </w:rPrChange>
            </w:rPr>
            <w:delText>names of the countries involved in the query,</w:delText>
          </w:r>
        </w:del>
      </w:ins>
      <w:ins w:id="1130" w:author="Ben Remez" w:date="2025-08-25T11:38:00Z" w16du:dateUtc="2025-08-25T08:38:00Z">
        <w:del w:id="1131" w:author="Alexander Apartsin" w:date="2025-08-27T11:33:00Z" w16du:dateUtc="2025-08-27T08:33:00Z">
          <w:r w:rsidR="00AE474B" w:rsidRPr="00DE5041" w:rsidDel="00A65AAB">
            <w:rPr>
              <w:sz w:val="24"/>
              <w:szCs w:val="24"/>
              <w:rPrChange w:id="1132" w:author="Ben Remez" w:date="2025-08-25T12:01:00Z" w16du:dateUtc="2025-08-25T09:01:00Z">
                <w:rPr/>
              </w:rPrChange>
            </w:rPr>
            <w:delText xml:space="preserve"> a</w:delText>
          </w:r>
        </w:del>
      </w:ins>
      <w:ins w:id="1133" w:author="Ben Remez" w:date="2025-08-25T11:34:00Z" w16du:dateUtc="2025-08-25T08:34:00Z">
        <w:del w:id="1134" w:author="Alexander Apartsin" w:date="2025-08-27T11:33:00Z" w16du:dateUtc="2025-08-27T08:33:00Z">
          <w:r w:rsidR="00AE474B" w:rsidRPr="00DE5041" w:rsidDel="00A65AAB">
            <w:rPr>
              <w:sz w:val="24"/>
              <w:szCs w:val="24"/>
              <w:rPrChange w:id="1135" w:author="Ben Remez" w:date="2025-08-25T12:01:00Z" w16du:dateUtc="2025-08-25T09:01:00Z">
                <w:rPr/>
              </w:rPrChange>
            </w:rPr>
            <w:delText xml:space="preserve"> </w:delText>
          </w:r>
        </w:del>
      </w:ins>
      <w:ins w:id="1136" w:author="Ben Remez" w:date="2025-08-25T11:38:00Z" w16du:dateUtc="2025-08-25T08:38:00Z">
        <w:del w:id="1137" w:author="Alexander Apartsin" w:date="2025-08-27T11:33:00Z" w16du:dateUtc="2025-08-27T08:33:00Z">
          <w:r w:rsidR="00AE474B" w:rsidRPr="00DE5041" w:rsidDel="00A65AAB">
            <w:rPr>
              <w:sz w:val="24"/>
              <w:szCs w:val="24"/>
              <w:rPrChange w:id="1138" w:author="Ben Remez" w:date="2025-08-25T12:01:00Z" w16du:dateUtc="2025-08-25T09:01:00Z">
                <w:rPr/>
              </w:rPrChange>
            </w:rPr>
            <w:delText xml:space="preserve">base </w:delText>
          </w:r>
        </w:del>
      </w:ins>
      <w:ins w:id="1139" w:author="Ben Remez" w:date="2025-08-25T11:34:00Z" w16du:dateUtc="2025-08-25T08:34:00Z">
        <w:del w:id="1140" w:author="Alexander Apartsin" w:date="2025-08-27T11:33:00Z" w16du:dateUtc="2025-08-27T08:33:00Z">
          <w:r w:rsidR="00AE474B" w:rsidRPr="00DE5041" w:rsidDel="00A65AAB">
            <w:rPr>
              <w:sz w:val="24"/>
              <w:szCs w:val="24"/>
              <w:rPrChange w:id="1141" w:author="Ben Remez" w:date="2025-08-25T12:01:00Z" w16du:dateUtc="2025-08-25T09:01:00Z">
                <w:rPr/>
              </w:rPrChange>
            </w:rPr>
            <w:delText xml:space="preserve">description of </w:delText>
          </w:r>
        </w:del>
      </w:ins>
      <w:ins w:id="1142" w:author="Ben Remez" w:date="2025-08-25T11:37:00Z" w16du:dateUtc="2025-08-25T08:37:00Z">
        <w:del w:id="1143" w:author="Alexander Apartsin" w:date="2025-08-27T11:33:00Z" w16du:dateUtc="2025-08-27T08:33:00Z">
          <w:r w:rsidR="00AE474B" w:rsidRPr="00DE5041" w:rsidDel="00A65AAB">
            <w:rPr>
              <w:sz w:val="24"/>
              <w:szCs w:val="24"/>
              <w:rPrChange w:id="1144" w:author="Ben Remez" w:date="2025-08-25T12:01:00Z" w16du:dateUtc="2025-08-25T09:01:00Z">
                <w:rPr/>
              </w:rPrChange>
            </w:rPr>
            <w:delText xml:space="preserve">cooperation or conflict, depending on the </w:delText>
          </w:r>
        </w:del>
        <w:del w:id="1145" w:author="Alexander Apartsin" w:date="2025-08-27T11:05:00Z" w16du:dateUtc="2025-08-27T08:05:00Z">
          <w:r w:rsidR="00AE474B" w:rsidRPr="00DE5041" w:rsidDel="007621AA">
            <w:rPr>
              <w:sz w:val="24"/>
              <w:szCs w:val="24"/>
              <w:rPrChange w:id="1146" w:author="Ben Remez" w:date="2025-08-25T12:01:00Z" w16du:dateUtc="2025-08-25T09:01:00Z">
                <w:rPr/>
              </w:rPrChange>
            </w:rPr>
            <w:delText>top ranked</w:delText>
          </w:r>
        </w:del>
        <w:del w:id="1147" w:author="Alexander Apartsin" w:date="2025-08-27T11:33:00Z" w16du:dateUtc="2025-08-27T08:33:00Z">
          <w:r w:rsidR="00AE474B" w:rsidRPr="00DE5041" w:rsidDel="00A65AAB">
            <w:rPr>
              <w:sz w:val="24"/>
              <w:szCs w:val="24"/>
              <w:rPrChange w:id="1148" w:author="Ben Remez" w:date="2025-08-25T12:01:00Z" w16du:dateUtc="2025-08-25T09:01:00Z">
                <w:rPr/>
              </w:rPrChange>
            </w:rPr>
            <w:delText xml:space="preserve"> result, and </w:delText>
          </w:r>
        </w:del>
      </w:ins>
      <w:ins w:id="1149" w:author="Ben Remez" w:date="2025-08-25T11:38:00Z" w16du:dateUtc="2025-08-25T08:38:00Z">
        <w:del w:id="1150" w:author="Alexander Apartsin" w:date="2025-08-27T11:33:00Z" w16du:dateUtc="2025-08-27T08:33:00Z">
          <w:r w:rsidR="00AE474B" w:rsidRPr="00DE5041" w:rsidDel="00A65AAB">
            <w:rPr>
              <w:sz w:val="24"/>
              <w:szCs w:val="24"/>
              <w:rPrChange w:id="1151" w:author="Ben Remez" w:date="2025-08-25T12:01:00Z" w16du:dateUtc="2025-08-25T09:01:00Z">
                <w:rPr/>
              </w:rPrChange>
            </w:rPr>
            <w:delText xml:space="preserve">base </w:delText>
          </w:r>
        </w:del>
      </w:ins>
      <w:ins w:id="1152" w:author="Ben Remez" w:date="2025-08-25T11:37:00Z" w16du:dateUtc="2025-08-25T08:37:00Z">
        <w:del w:id="1153" w:author="Alexander Apartsin" w:date="2025-08-27T11:33:00Z" w16du:dateUtc="2025-08-27T08:33:00Z">
          <w:r w:rsidR="00AE474B" w:rsidRPr="00DE5041" w:rsidDel="00A65AAB">
            <w:rPr>
              <w:sz w:val="24"/>
              <w:szCs w:val="24"/>
              <w:rPrChange w:id="1154" w:author="Ben Remez" w:date="2025-08-25T12:01:00Z" w16du:dateUtc="2025-08-25T09:01:00Z">
                <w:rPr/>
              </w:rPrChange>
            </w:rPr>
            <w:delText xml:space="preserve">descriptions of verbal </w:delText>
          </w:r>
        </w:del>
      </w:ins>
      <w:ins w:id="1155" w:author="Ben Remez" w:date="2025-08-25T11:38:00Z" w16du:dateUtc="2025-08-25T08:38:00Z">
        <w:del w:id="1156" w:author="Alexander Apartsin" w:date="2025-08-27T11:33:00Z" w16du:dateUtc="2025-08-27T08:33:00Z">
          <w:r w:rsidR="00AE474B" w:rsidRPr="00DE5041" w:rsidDel="00A65AAB">
            <w:rPr>
              <w:sz w:val="24"/>
              <w:szCs w:val="24"/>
              <w:rPrChange w:id="1157" w:author="Ben Remez" w:date="2025-08-25T12:01:00Z" w16du:dateUtc="2025-08-25T09:01:00Z">
                <w:rPr/>
              </w:rPrChange>
            </w:rPr>
            <w:delText>and material</w:delText>
          </w:r>
        </w:del>
      </w:ins>
      <w:ins w:id="1158" w:author="Alexander Apartsin" w:date="2025-08-27T11:33:00Z" w16du:dateUtc="2025-08-27T08:33:00Z">
        <w:r w:rsidR="00A65AAB">
          <w:rPr>
            <w:sz w:val="24"/>
            <w:szCs w:val="24"/>
          </w:rPr>
          <w:t>, along with the names of the countries involved in the query, a base description of cooperation or conflict, depending on the top-ranked result, and base descriptions of verbal and material elements</w:t>
        </w:r>
      </w:ins>
      <w:ins w:id="1159" w:author="Ben Remez" w:date="2025-08-25T11:38:00Z" w16du:dateUtc="2025-08-25T08:38:00Z">
        <w:r w:rsidR="00AE474B" w:rsidRPr="00DE5041">
          <w:rPr>
            <w:sz w:val="24"/>
            <w:szCs w:val="24"/>
            <w:rPrChange w:id="1160" w:author="Ben Remez" w:date="2025-08-25T12:01:00Z" w16du:dateUtc="2025-08-25T09:01:00Z">
              <w:rPr/>
            </w:rPrChange>
          </w:rPr>
          <w:t>.</w:t>
        </w:r>
      </w:ins>
      <w:ins w:id="1161" w:author="Ben Remez" w:date="2025-08-25T11:39:00Z" w16du:dateUtc="2025-08-25T08:39:00Z">
        <w:r w:rsidR="00AE474B" w:rsidRPr="00DE5041">
          <w:rPr>
            <w:sz w:val="24"/>
            <w:szCs w:val="24"/>
            <w:rPrChange w:id="1162" w:author="Ben Remez" w:date="2025-08-25T12:01:00Z" w16du:dateUtc="2025-08-25T09:01:00Z">
              <w:rPr/>
            </w:rPrChange>
          </w:rPr>
          <w:t xml:space="preserve"> The LLM is tasked with </w:t>
        </w:r>
      </w:ins>
      <w:ins w:id="1163" w:author="Ben Remez" w:date="2025-08-25T11:40:00Z" w16du:dateUtc="2025-08-25T08:40:00Z">
        <w:r w:rsidR="00AE474B" w:rsidRPr="00DE5041">
          <w:rPr>
            <w:sz w:val="24"/>
            <w:szCs w:val="24"/>
            <w:rPrChange w:id="1164" w:author="Ben Remez" w:date="2025-08-25T12:01:00Z" w16du:dateUtc="2025-08-25T09:01:00Z">
              <w:rPr/>
            </w:rPrChange>
          </w:rPr>
          <w:t>classifying each article for one of three categories: “Verbal”, “Material”</w:t>
        </w:r>
      </w:ins>
      <w:ins w:id="1165" w:author="Alexander Apartsin" w:date="2025-08-27T11:20:00Z" w16du:dateUtc="2025-08-27T08:20:00Z">
        <w:r w:rsidR="00BB7CFB">
          <w:rPr>
            <w:sz w:val="24"/>
            <w:szCs w:val="24"/>
          </w:rPr>
          <w:t>,</w:t>
        </w:r>
      </w:ins>
      <w:ins w:id="1166" w:author="Ben Remez" w:date="2025-08-25T11:40:00Z" w16du:dateUtc="2025-08-25T08:40:00Z">
        <w:r w:rsidR="00AE474B" w:rsidRPr="00DE5041">
          <w:rPr>
            <w:sz w:val="24"/>
            <w:szCs w:val="24"/>
            <w:rPrChange w:id="1167" w:author="Ben Remez" w:date="2025-08-25T12:01:00Z" w16du:dateUtc="2025-08-25T09:01:00Z">
              <w:rPr/>
            </w:rPrChange>
          </w:rPr>
          <w:t xml:space="preserve"> or “Uncertain” in cases where it fails to assess </w:t>
        </w:r>
      </w:ins>
      <w:ins w:id="1168" w:author="Ben Remez" w:date="2025-08-25T11:41:00Z" w16du:dateUtc="2025-08-25T08:41:00Z">
        <w:r w:rsidR="00AE474B" w:rsidRPr="00DE5041">
          <w:rPr>
            <w:sz w:val="24"/>
            <w:szCs w:val="24"/>
            <w:rPrChange w:id="1169" w:author="Ben Remez" w:date="2025-08-25T12:01:00Z" w16du:dateUtc="2025-08-25T09:01:00Z">
              <w:rPr/>
            </w:rPrChange>
          </w:rPr>
          <w:t xml:space="preserve">if the article is defined closer to “Verbal” or “Material”. The LLM is also required to specify the certainty level for </w:t>
        </w:r>
      </w:ins>
      <w:ins w:id="1170" w:author="Ben Remez" w:date="2025-08-25T11:42:00Z" w16du:dateUtc="2025-08-25T08:42:00Z">
        <w:r w:rsidR="00AE474B" w:rsidRPr="00DE5041">
          <w:rPr>
            <w:sz w:val="24"/>
            <w:szCs w:val="24"/>
            <w:rPrChange w:id="1171" w:author="Ben Remez" w:date="2025-08-25T12:01:00Z" w16du:dateUtc="2025-08-25T09:01:00Z">
              <w:rPr/>
            </w:rPrChange>
          </w:rPr>
          <w:t>“Verbal” or “Material” with certainty levels of either “High” or “Low”</w:t>
        </w:r>
      </w:ins>
      <w:ins w:id="1172" w:author="Ben Remez" w:date="2025-08-25T11:47:00Z" w16du:dateUtc="2025-08-25T08:47:00Z">
        <w:r w:rsidR="00954BBE" w:rsidRPr="00DE5041">
          <w:rPr>
            <w:sz w:val="24"/>
            <w:szCs w:val="24"/>
            <w:rPrChange w:id="1173" w:author="Ben Remez" w:date="2025-08-25T12:01:00Z" w16du:dateUtc="2025-08-25T09:01:00Z">
              <w:rPr/>
            </w:rPrChange>
          </w:rPr>
          <w:t xml:space="preserve"> and </w:t>
        </w:r>
      </w:ins>
      <w:ins w:id="1174" w:author="Ben Remez" w:date="2025-08-25T11:48:00Z" w16du:dateUtc="2025-08-25T08:48:00Z">
        <w:r w:rsidR="00954BBE" w:rsidRPr="00DE5041">
          <w:rPr>
            <w:sz w:val="24"/>
            <w:szCs w:val="24"/>
            <w:rPrChange w:id="1175" w:author="Ben Remez" w:date="2025-08-25T12:01:00Z" w16du:dateUtc="2025-08-25T09:01:00Z">
              <w:rPr/>
            </w:rPrChange>
          </w:rPr>
          <w:t>a short explanation for the LLM’s choice.</w:t>
        </w:r>
      </w:ins>
    </w:p>
    <w:p w14:paraId="3F0FDAA4" w14:textId="11795E78" w:rsidR="00AE474B" w:rsidRPr="00DE5041" w:rsidRDefault="00AE474B" w:rsidP="007621AA">
      <w:pPr>
        <w:ind w:left="357"/>
        <w:jc w:val="both"/>
        <w:rPr>
          <w:ins w:id="1176" w:author="Ben Remez" w:date="2025-08-25T11:58:00Z" w16du:dateUtc="2025-08-25T08:58:00Z"/>
          <w:sz w:val="24"/>
          <w:szCs w:val="24"/>
          <w:rPrChange w:id="1177" w:author="Ben Remez" w:date="2025-08-25T12:01:00Z" w16du:dateUtc="2025-08-25T09:01:00Z">
            <w:rPr>
              <w:ins w:id="1178" w:author="Ben Remez" w:date="2025-08-25T11:58:00Z" w16du:dateUtc="2025-08-25T08:58:00Z"/>
            </w:rPr>
          </w:rPrChange>
        </w:rPr>
        <w:pPrChange w:id="1179" w:author="Alexander Apartsin" w:date="2025-08-27T11:05:00Z" w16du:dateUtc="2025-08-27T08:05:00Z">
          <w:pPr>
            <w:ind w:left="357"/>
          </w:pPr>
        </w:pPrChange>
      </w:pPr>
      <w:ins w:id="1180" w:author="Ben Remez" w:date="2025-08-25T11:42:00Z" w16du:dateUtc="2025-08-25T08:42:00Z">
        <w:r w:rsidRPr="00DE5041">
          <w:rPr>
            <w:sz w:val="24"/>
            <w:szCs w:val="24"/>
            <w:rPrChange w:id="1181" w:author="Ben Remez" w:date="2025-08-25T12:01:00Z" w16du:dateUtc="2025-08-25T09:01:00Z">
              <w:rPr/>
            </w:rPrChange>
          </w:rPr>
          <w:t xml:space="preserve">After receiving the results from the LLM, </w:t>
        </w:r>
      </w:ins>
      <w:ins w:id="1182" w:author="Ben Remez" w:date="2025-08-25T11:43:00Z" w16du:dateUtc="2025-08-25T08:43:00Z">
        <w:r w:rsidRPr="00DE5041">
          <w:rPr>
            <w:sz w:val="24"/>
            <w:szCs w:val="24"/>
            <w:rPrChange w:id="1183" w:author="Ben Remez" w:date="2025-08-25T12:01:00Z" w16du:dateUtc="2025-08-25T09:01:00Z">
              <w:rPr/>
            </w:rPrChange>
          </w:rPr>
          <w:t xml:space="preserve">we score </w:t>
        </w:r>
        <w:r w:rsidR="00954BBE" w:rsidRPr="00DE5041">
          <w:rPr>
            <w:sz w:val="24"/>
            <w:szCs w:val="24"/>
            <w:rPrChange w:id="1184" w:author="Ben Remez" w:date="2025-08-25T12:01:00Z" w16du:dateUtc="2025-08-25T09:01:00Z">
              <w:rPr/>
            </w:rPrChange>
          </w:rPr>
          <w:t xml:space="preserve">each category, “Verbal” or “Material”, by </w:t>
        </w:r>
      </w:ins>
      <w:ins w:id="1185" w:author="Ben Remez" w:date="2025-08-25T11:44:00Z" w16du:dateUtc="2025-08-25T08:44:00Z">
        <w:r w:rsidR="00954BBE" w:rsidRPr="00DE5041">
          <w:rPr>
            <w:sz w:val="24"/>
            <w:szCs w:val="24"/>
            <w:rPrChange w:id="1186" w:author="Ben Remez" w:date="2025-08-25T12:01:00Z" w16du:dateUtc="2025-08-25T09:01:00Z">
              <w:rPr/>
            </w:rPrChange>
          </w:rPr>
          <w:t xml:space="preserve">adding a score of 1 for each category chosen with a certainty level of “High” and a score of 0.5 for each category </w:t>
        </w:r>
        <w:del w:id="1187" w:author="Alexander Apartsin" w:date="2025-08-27T11:05:00Z" w16du:dateUtc="2025-08-27T08:05:00Z">
          <w:r w:rsidR="00954BBE" w:rsidRPr="00DE5041" w:rsidDel="007621AA">
            <w:rPr>
              <w:sz w:val="24"/>
              <w:szCs w:val="24"/>
              <w:rPrChange w:id="1188" w:author="Ben Remez" w:date="2025-08-25T12:01:00Z" w16du:dateUtc="2025-08-25T09:01:00Z">
                <w:rPr/>
              </w:rPrChange>
            </w:rPr>
            <w:delText>chosen</w:delText>
          </w:r>
        </w:del>
      </w:ins>
      <w:ins w:id="1189" w:author="Alexander Apartsin" w:date="2025-08-27T11:05:00Z" w16du:dateUtc="2025-08-27T08:05:00Z">
        <w:r w:rsidR="007621AA">
          <w:rPr>
            <w:sz w:val="24"/>
            <w:szCs w:val="24"/>
          </w:rPr>
          <w:t xml:space="preserve">selected </w:t>
        </w:r>
      </w:ins>
      <w:ins w:id="1190" w:author="Ben Remez" w:date="2025-08-25T11:44:00Z" w16du:dateUtc="2025-08-25T08:44:00Z">
        <w:del w:id="1191" w:author="Alexander Apartsin" w:date="2025-08-27T11:05:00Z" w16du:dateUtc="2025-08-27T08:05:00Z">
          <w:r w:rsidR="00954BBE" w:rsidRPr="00DE5041" w:rsidDel="007621AA">
            <w:rPr>
              <w:sz w:val="24"/>
              <w:szCs w:val="24"/>
              <w:rPrChange w:id="1192" w:author="Ben Remez" w:date="2025-08-25T12:01:00Z" w16du:dateUtc="2025-08-25T09:01:00Z">
                <w:rPr/>
              </w:rPrChange>
            </w:rPr>
            <w:delText xml:space="preserve"> </w:delText>
          </w:r>
        </w:del>
        <w:r w:rsidR="00954BBE" w:rsidRPr="00DE5041">
          <w:rPr>
            <w:sz w:val="24"/>
            <w:szCs w:val="24"/>
            <w:rPrChange w:id="1193" w:author="Ben Remez" w:date="2025-08-25T12:01:00Z" w16du:dateUtc="2025-08-25T09:01:00Z">
              <w:rPr/>
            </w:rPrChange>
          </w:rPr>
          <w:t>with a certainty level of “Low”</w:t>
        </w:r>
      </w:ins>
      <w:ins w:id="1194" w:author="Ben Remez" w:date="2025-08-25T11:45:00Z" w16du:dateUtc="2025-08-25T08:45:00Z">
        <w:r w:rsidR="00954BBE" w:rsidRPr="00DE5041">
          <w:rPr>
            <w:sz w:val="24"/>
            <w:szCs w:val="24"/>
            <w:rPrChange w:id="1195" w:author="Ben Remez" w:date="2025-08-25T12:01:00Z" w16du:dateUtc="2025-08-25T09:01:00Z">
              <w:rPr/>
            </w:rPrChange>
          </w:rPr>
          <w:t xml:space="preserve">. We ignore articles categorized as “Uncertain”. After scoring each category, the category with the highest score is chosen as the final decision. In </w:t>
        </w:r>
        <w:del w:id="1196" w:author="Alexander Apartsin" w:date="2025-08-27T11:05:00Z" w16du:dateUtc="2025-08-27T08:05:00Z">
          <w:r w:rsidR="00954BBE" w:rsidRPr="00DE5041" w:rsidDel="007621AA">
            <w:rPr>
              <w:sz w:val="24"/>
              <w:szCs w:val="24"/>
              <w:rPrChange w:id="1197" w:author="Ben Remez" w:date="2025-08-25T12:01:00Z" w16du:dateUtc="2025-08-25T09:01:00Z">
                <w:rPr/>
              </w:rPrChange>
            </w:rPr>
            <w:delText>a case where they are equal in sco</w:delText>
          </w:r>
        </w:del>
      </w:ins>
      <w:ins w:id="1198" w:author="Ben Remez" w:date="2025-08-25T11:46:00Z" w16du:dateUtc="2025-08-25T08:46:00Z">
        <w:del w:id="1199" w:author="Alexander Apartsin" w:date="2025-08-27T11:05:00Z" w16du:dateUtc="2025-08-27T08:05:00Z">
          <w:r w:rsidR="00954BBE" w:rsidRPr="00DE5041" w:rsidDel="007621AA">
            <w:rPr>
              <w:sz w:val="24"/>
              <w:szCs w:val="24"/>
              <w:rPrChange w:id="1200" w:author="Ben Remez" w:date="2025-08-25T12:01:00Z" w16du:dateUtc="2025-08-25T09:01:00Z">
                <w:rPr/>
              </w:rPrChange>
            </w:rPr>
            <w:delText>re, we keep</w:delText>
          </w:r>
        </w:del>
      </w:ins>
      <w:ins w:id="1201" w:author="Alexander Apartsin" w:date="2025-08-27T11:05:00Z" w16du:dateUtc="2025-08-27T08:05:00Z">
        <w:r w:rsidR="007621AA">
          <w:rPr>
            <w:sz w:val="24"/>
            <w:szCs w:val="24"/>
          </w:rPr>
          <w:t>cases where scores are equal, we retain</w:t>
        </w:r>
      </w:ins>
      <w:ins w:id="1202" w:author="Ben Remez" w:date="2025-08-25T11:46:00Z" w16du:dateUtc="2025-08-25T08:46:00Z">
        <w:r w:rsidR="00954BBE" w:rsidRPr="00DE5041">
          <w:rPr>
            <w:sz w:val="24"/>
            <w:szCs w:val="24"/>
            <w:rPrChange w:id="1203" w:author="Ben Remez" w:date="2025-08-25T12:01:00Z" w16du:dateUtc="2025-08-25T09:01:00Z">
              <w:rPr/>
            </w:rPrChange>
          </w:rPr>
          <w:t xml:space="preserve"> the original category that was initially ranked as the top decision in the original pipeline.</w:t>
        </w:r>
      </w:ins>
    </w:p>
    <w:p w14:paraId="6EEC969C" w14:textId="32C682DD" w:rsidR="00DE5041" w:rsidRPr="00DE5041" w:rsidRDefault="00DE5041" w:rsidP="007621AA">
      <w:pPr>
        <w:ind w:left="357"/>
        <w:jc w:val="both"/>
        <w:rPr>
          <w:ins w:id="1204" w:author="Ben Remez" w:date="2025-08-25T11:58:00Z" w16du:dateUtc="2025-08-25T08:58:00Z"/>
          <w:sz w:val="24"/>
          <w:szCs w:val="24"/>
          <w:rPrChange w:id="1205" w:author="Ben Remez" w:date="2025-08-25T12:01:00Z" w16du:dateUtc="2025-08-25T09:01:00Z">
            <w:rPr>
              <w:ins w:id="1206" w:author="Ben Remez" w:date="2025-08-25T11:58:00Z" w16du:dateUtc="2025-08-25T08:58:00Z"/>
            </w:rPr>
          </w:rPrChange>
        </w:rPr>
        <w:pPrChange w:id="1207" w:author="Alexander Apartsin" w:date="2025-08-27T11:05:00Z" w16du:dateUtc="2025-08-27T08:05:00Z">
          <w:pPr>
            <w:ind w:left="357"/>
          </w:pPr>
        </w:pPrChange>
      </w:pPr>
      <w:ins w:id="1208" w:author="Ben Remez" w:date="2025-08-25T11:58:00Z" w16du:dateUtc="2025-08-25T08:58:00Z">
        <w:r w:rsidRPr="00DE5041">
          <w:rPr>
            <w:sz w:val="24"/>
            <w:szCs w:val="24"/>
            <w:rPrChange w:id="1209" w:author="Ben Remez" w:date="2025-08-25T12:01:00Z" w16du:dateUtc="2025-08-25T09:01:00Z">
              <w:rPr/>
            </w:rPrChange>
          </w:rPr>
          <w:t xml:space="preserve">For example, the scores of the categories, computed according to the LLM’s response as shown in </w:t>
        </w:r>
        <w:del w:id="1210" w:author="Alexander Apartsin" w:date="2025-08-27T11:05:00Z" w16du:dateUtc="2025-08-27T08:05:00Z">
          <w:r w:rsidRPr="00DE5041" w:rsidDel="007621AA">
            <w:rPr>
              <w:sz w:val="24"/>
              <w:szCs w:val="24"/>
              <w:rPrChange w:id="1211" w:author="Ben Remez" w:date="2025-08-25T12:01:00Z" w16du:dateUtc="2025-08-25T09:01:00Z">
                <w:rPr/>
              </w:rPrChange>
            </w:rPr>
            <w:delText>figure</w:delText>
          </w:r>
        </w:del>
      </w:ins>
      <w:ins w:id="1212" w:author="Alexander Apartsin" w:date="2025-08-27T11:05:00Z" w16du:dateUtc="2025-08-27T08:05:00Z">
        <w:r w:rsidR="007621AA">
          <w:rPr>
            <w:sz w:val="24"/>
            <w:szCs w:val="24"/>
          </w:rPr>
          <w:t>Figure</w:t>
        </w:r>
      </w:ins>
      <w:ins w:id="1213" w:author="Ben Remez" w:date="2025-08-25T11:58:00Z" w16du:dateUtc="2025-08-25T08:58:00Z">
        <w:r w:rsidRPr="00DE5041">
          <w:rPr>
            <w:sz w:val="24"/>
            <w:szCs w:val="24"/>
            <w:rPrChange w:id="1214" w:author="Ben Remez" w:date="2025-08-25T12:01:00Z" w16du:dateUtc="2025-08-25T09:01:00Z">
              <w:rPr/>
            </w:rPrChange>
          </w:rPr>
          <w:t xml:space="preserve"> 3, would be calculated as follows:</w:t>
        </w:r>
      </w:ins>
    </w:p>
    <w:p w14:paraId="2D1A2DC9" w14:textId="5A957990" w:rsidR="00DE5041" w:rsidRPr="00DE5041" w:rsidRDefault="00DE5041" w:rsidP="007621AA">
      <w:pPr>
        <w:ind w:left="357"/>
        <w:jc w:val="both"/>
        <w:rPr>
          <w:ins w:id="1215" w:author="Ben Remez" w:date="2025-08-25T11:59:00Z" w16du:dateUtc="2025-08-25T08:59:00Z"/>
          <w:sz w:val="24"/>
          <w:szCs w:val="24"/>
          <w:rPrChange w:id="1216" w:author="Ben Remez" w:date="2025-08-25T12:01:00Z" w16du:dateUtc="2025-08-25T09:01:00Z">
            <w:rPr>
              <w:ins w:id="1217" w:author="Ben Remez" w:date="2025-08-25T11:59:00Z" w16du:dateUtc="2025-08-25T08:59:00Z"/>
            </w:rPr>
          </w:rPrChange>
        </w:rPr>
        <w:pPrChange w:id="1218" w:author="Alexander Apartsin" w:date="2025-08-27T11:05:00Z" w16du:dateUtc="2025-08-27T08:05:00Z">
          <w:pPr>
            <w:ind w:left="357"/>
          </w:pPr>
        </w:pPrChange>
      </w:pPr>
      <w:ins w:id="1219" w:author="Ben Remez" w:date="2025-08-25T11:59:00Z" w16du:dateUtc="2025-08-25T08:59:00Z">
        <w:r w:rsidRPr="00DE5041">
          <w:rPr>
            <w:sz w:val="24"/>
            <w:szCs w:val="24"/>
            <w:rPrChange w:id="1220" w:author="Ben Remez" w:date="2025-08-25T12:01:00Z" w16du:dateUtc="2025-08-25T09:01:00Z">
              <w:rPr/>
            </w:rPrChange>
          </w:rPr>
          <w:t>“</w:t>
        </w:r>
      </w:ins>
      <w:ins w:id="1221" w:author="Ben Remez" w:date="2025-08-25T11:58:00Z" w16du:dateUtc="2025-08-25T08:58:00Z">
        <w:r w:rsidRPr="00DE5041">
          <w:rPr>
            <w:sz w:val="24"/>
            <w:szCs w:val="24"/>
            <w:rPrChange w:id="1222" w:author="Ben Remez" w:date="2025-08-25T12:01:00Z" w16du:dateUtc="2025-08-25T09:01:00Z">
              <w:rPr/>
            </w:rPrChange>
          </w:rPr>
          <w:t>Material</w:t>
        </w:r>
      </w:ins>
      <w:ins w:id="1223" w:author="Ben Remez" w:date="2025-08-25T11:59:00Z" w16du:dateUtc="2025-08-25T08:59:00Z">
        <w:r w:rsidRPr="00DE5041">
          <w:rPr>
            <w:sz w:val="24"/>
            <w:szCs w:val="24"/>
            <w:rPrChange w:id="1224" w:author="Ben Remez" w:date="2025-08-25T12:01:00Z" w16du:dateUtc="2025-08-25T09:01:00Z">
              <w:rPr/>
            </w:rPrChange>
          </w:rPr>
          <w:t>”</w:t>
        </w:r>
      </w:ins>
      <w:ins w:id="1225" w:author="Ben Remez" w:date="2025-08-25T11:58:00Z" w16du:dateUtc="2025-08-25T08:58:00Z">
        <w:r w:rsidRPr="00DE5041">
          <w:rPr>
            <w:sz w:val="24"/>
            <w:szCs w:val="24"/>
            <w:rPrChange w:id="1226" w:author="Ben Remez" w:date="2025-08-25T12:01:00Z" w16du:dateUtc="2025-08-25T09:01:00Z">
              <w:rPr/>
            </w:rPrChange>
          </w:rPr>
          <w:t xml:space="preserve"> </w:t>
        </w:r>
      </w:ins>
      <w:ins w:id="1227" w:author="Ben Remez" w:date="2025-08-25T11:59:00Z" w16du:dateUtc="2025-08-25T08:59:00Z">
        <w:r w:rsidRPr="00DE5041">
          <w:rPr>
            <w:sz w:val="24"/>
            <w:szCs w:val="24"/>
            <w:rPrChange w:id="1228" w:author="Ben Remez" w:date="2025-08-25T12:01:00Z" w16du:dateUtc="2025-08-25T09:01:00Z">
              <w:rPr/>
            </w:rPrChange>
          </w:rPr>
          <w:t>Score = 1 + 1 = 2</w:t>
        </w:r>
      </w:ins>
    </w:p>
    <w:p w14:paraId="39AC962A" w14:textId="2BD734FC" w:rsidR="00DE5041" w:rsidRPr="00DE5041" w:rsidRDefault="00DE5041" w:rsidP="007621AA">
      <w:pPr>
        <w:ind w:left="357"/>
        <w:jc w:val="both"/>
        <w:rPr>
          <w:ins w:id="1229" w:author="Ben Remez" w:date="2025-08-25T11:59:00Z" w16du:dateUtc="2025-08-25T08:59:00Z"/>
          <w:sz w:val="24"/>
          <w:szCs w:val="24"/>
          <w:rPrChange w:id="1230" w:author="Ben Remez" w:date="2025-08-25T12:01:00Z" w16du:dateUtc="2025-08-25T09:01:00Z">
            <w:rPr>
              <w:ins w:id="1231" w:author="Ben Remez" w:date="2025-08-25T11:59:00Z" w16du:dateUtc="2025-08-25T08:59:00Z"/>
            </w:rPr>
          </w:rPrChange>
        </w:rPr>
        <w:pPrChange w:id="1232" w:author="Alexander Apartsin" w:date="2025-08-27T11:05:00Z" w16du:dateUtc="2025-08-27T08:05:00Z">
          <w:pPr>
            <w:ind w:left="357"/>
          </w:pPr>
        </w:pPrChange>
      </w:pPr>
      <w:ins w:id="1233" w:author="Ben Remez" w:date="2025-08-25T11:59:00Z" w16du:dateUtc="2025-08-25T08:59:00Z">
        <w:r w:rsidRPr="00DE5041">
          <w:rPr>
            <w:sz w:val="24"/>
            <w:szCs w:val="24"/>
            <w:rPrChange w:id="1234" w:author="Ben Remez" w:date="2025-08-25T12:01:00Z" w16du:dateUtc="2025-08-25T09:01:00Z">
              <w:rPr/>
            </w:rPrChange>
          </w:rPr>
          <w:t>“Verbal” Score = 1 + 1 + 1 + 1 = 4</w:t>
        </w:r>
      </w:ins>
    </w:p>
    <w:p w14:paraId="56073E44" w14:textId="3C60B670" w:rsidR="00DE5041" w:rsidRPr="00DE5041" w:rsidRDefault="00DE5041" w:rsidP="007621AA">
      <w:pPr>
        <w:ind w:left="357"/>
        <w:jc w:val="both"/>
        <w:rPr>
          <w:ins w:id="1235" w:author="Ben Remez" w:date="2025-08-25T11:46:00Z" w16du:dateUtc="2025-08-25T08:46:00Z"/>
          <w:sz w:val="24"/>
          <w:szCs w:val="24"/>
          <w:rPrChange w:id="1236" w:author="Ben Remez" w:date="2025-08-25T12:01:00Z" w16du:dateUtc="2025-08-25T09:01:00Z">
            <w:rPr>
              <w:ins w:id="1237" w:author="Ben Remez" w:date="2025-08-25T11:46:00Z" w16du:dateUtc="2025-08-25T08:46:00Z"/>
            </w:rPr>
          </w:rPrChange>
        </w:rPr>
        <w:pPrChange w:id="1238" w:author="Alexander Apartsin" w:date="2025-08-27T11:05:00Z" w16du:dateUtc="2025-08-27T08:05:00Z">
          <w:pPr>
            <w:ind w:left="357"/>
          </w:pPr>
        </w:pPrChange>
      </w:pPr>
      <w:ins w:id="1239" w:author="Ben Remez" w:date="2025-08-25T11:59:00Z" w16du:dateUtc="2025-08-25T08:59:00Z">
        <w:r w:rsidRPr="00DE5041">
          <w:rPr>
            <w:sz w:val="24"/>
            <w:szCs w:val="24"/>
            <w:rPrChange w:id="1240" w:author="Ben Remez" w:date="2025-08-25T12:01:00Z" w16du:dateUtc="2025-08-25T09:01:00Z">
              <w:rPr/>
            </w:rPrChange>
          </w:rPr>
          <w:t>For this case, the chosen category shall be “Verbal</w:t>
        </w:r>
        <w:del w:id="1241" w:author="Alexander Apartsin" w:date="2025-08-27T11:05:00Z" w16du:dateUtc="2025-08-27T08:05:00Z">
          <w:r w:rsidRPr="00DE5041" w:rsidDel="007621AA">
            <w:rPr>
              <w:sz w:val="24"/>
              <w:szCs w:val="24"/>
              <w:rPrChange w:id="1242" w:author="Ben Remez" w:date="2025-08-25T12:01:00Z" w16du:dateUtc="2025-08-25T09:01:00Z">
                <w:rPr/>
              </w:rPrChange>
            </w:rPr>
            <w:delText xml:space="preserve">” and the final result will be </w:delText>
          </w:r>
        </w:del>
      </w:ins>
      <w:ins w:id="1243" w:author="Ben Remez" w:date="2025-08-25T12:00:00Z" w16du:dateUtc="2025-08-25T09:00:00Z">
        <w:del w:id="1244" w:author="Alexander Apartsin" w:date="2025-08-27T11:05:00Z" w16du:dateUtc="2025-08-27T08:05:00Z">
          <w:r w:rsidRPr="00DE5041" w:rsidDel="007621AA">
            <w:rPr>
              <w:sz w:val="24"/>
              <w:szCs w:val="24"/>
              <w:rPrChange w:id="1245" w:author="Ben Remez" w:date="2025-08-25T12:01:00Z" w16du:dateUtc="2025-08-25T09:01:00Z">
                <w:rPr/>
              </w:rPrChange>
            </w:rPr>
            <w:delText>Verbal Conflict/Cooperation (based on the top rank</w:delText>
          </w:r>
        </w:del>
      </w:ins>
      <w:ins w:id="1246" w:author="Alexander Apartsin" w:date="2025-08-27T11:05:00Z" w16du:dateUtc="2025-08-27T08:05:00Z">
        <w:r w:rsidR="007621AA">
          <w:rPr>
            <w:sz w:val="24"/>
            <w:szCs w:val="24"/>
          </w:rPr>
          <w:t>”, and the final result will be Verbal Conflict/Cooperation (based on the top-ranked</w:t>
        </w:r>
      </w:ins>
      <w:ins w:id="1247" w:author="Ben Remez" w:date="2025-08-25T12:00:00Z" w16du:dateUtc="2025-08-25T09:00:00Z">
        <w:r w:rsidRPr="00DE5041">
          <w:rPr>
            <w:sz w:val="24"/>
            <w:szCs w:val="24"/>
            <w:rPrChange w:id="1248" w:author="Ben Remez" w:date="2025-08-25T12:01:00Z" w16du:dateUtc="2025-08-25T09:01:00Z">
              <w:rPr/>
            </w:rPrChange>
          </w:rPr>
          <w:t xml:space="preserve"> decision from the original pipeline).</w:t>
        </w:r>
      </w:ins>
    </w:p>
    <w:p w14:paraId="6787BB32" w14:textId="01954E3C" w:rsidR="00954BBE" w:rsidRDefault="00DE5041" w:rsidP="00DE5041">
      <w:pPr>
        <w:ind w:left="357"/>
        <w:jc w:val="center"/>
        <w:rPr>
          <w:ins w:id="1249" w:author="Ben Remez" w:date="2025-08-25T11:55:00Z" w16du:dateUtc="2025-08-25T08:55:00Z"/>
        </w:rPr>
      </w:pPr>
      <w:ins w:id="1250" w:author="Ben Remez" w:date="2025-08-25T11:55:00Z" w16du:dateUtc="2025-08-25T08:55:00Z">
        <w:r w:rsidRPr="00DE5041">
          <w:rPr>
            <w:noProof/>
          </w:rPr>
          <w:drawing>
            <wp:inline distT="0" distB="0" distL="0" distR="0" wp14:anchorId="57E7161B" wp14:editId="79093926">
              <wp:extent cx="2700694" cy="1269326"/>
              <wp:effectExtent l="0" t="0" r="4445" b="7620"/>
              <wp:docPr id="16686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44238" name=""/>
                      <pic:cNvPicPr/>
                    </pic:nvPicPr>
                    <pic:blipFill>
                      <a:blip r:embed="rId10"/>
                      <a:stretch>
                        <a:fillRect/>
                      </a:stretch>
                    </pic:blipFill>
                    <pic:spPr>
                      <a:xfrm>
                        <a:off x="0" y="0"/>
                        <a:ext cx="2714575" cy="1275850"/>
                      </a:xfrm>
                      <a:prstGeom prst="rect">
                        <a:avLst/>
                      </a:prstGeom>
                    </pic:spPr>
                  </pic:pic>
                </a:graphicData>
              </a:graphic>
            </wp:inline>
          </w:drawing>
        </w:r>
      </w:ins>
    </w:p>
    <w:p w14:paraId="485C7D12" w14:textId="071A5F9E" w:rsidR="00DE5041" w:rsidRPr="00DE5041" w:rsidRDefault="00DE5041" w:rsidP="00DE5041">
      <w:pPr>
        <w:ind w:left="357"/>
        <w:jc w:val="center"/>
        <w:rPr>
          <w:ins w:id="1251" w:author="Ben Remez" w:date="2025-08-25T12:00:00Z" w16du:dateUtc="2025-08-25T09:00:00Z"/>
          <w:b/>
          <w:bCs/>
          <w:i/>
          <w:iCs/>
          <w:sz w:val="24"/>
          <w:szCs w:val="24"/>
          <w:rPrChange w:id="1252" w:author="Ben Remez" w:date="2025-08-25T12:01:00Z" w16du:dateUtc="2025-08-25T09:01:00Z">
            <w:rPr>
              <w:ins w:id="1253" w:author="Ben Remez" w:date="2025-08-25T12:00:00Z" w16du:dateUtc="2025-08-25T09:00:00Z"/>
              <w:b/>
              <w:bCs/>
              <w:i/>
              <w:iCs/>
            </w:rPr>
          </w:rPrChange>
        </w:rPr>
      </w:pPr>
      <w:ins w:id="1254" w:author="Ben Remez" w:date="2025-08-25T11:56:00Z" w16du:dateUtc="2025-08-25T08:56:00Z">
        <w:r w:rsidRPr="00DE5041">
          <w:rPr>
            <w:b/>
            <w:bCs/>
            <w:i/>
            <w:iCs/>
            <w:sz w:val="24"/>
            <w:szCs w:val="24"/>
            <w:rPrChange w:id="1255" w:author="Ben Remez" w:date="2025-08-25T12:01:00Z" w16du:dateUtc="2025-08-25T09:01:00Z">
              <w:rPr>
                <w:i/>
                <w:iCs/>
              </w:rPr>
            </w:rPrChange>
          </w:rPr>
          <w:t xml:space="preserve">Figure 3: </w:t>
        </w:r>
      </w:ins>
      <w:ins w:id="1256" w:author="Ben Remez" w:date="2025-08-25T11:57:00Z" w16du:dateUtc="2025-08-25T08:57:00Z">
        <w:r w:rsidRPr="00101435">
          <w:rPr>
            <w:i/>
            <w:iCs/>
            <w:sz w:val="24"/>
            <w:szCs w:val="24"/>
            <w:rPrChange w:id="1257" w:author="Ben Remez" w:date="2025-08-25T12:15:00Z" w16du:dateUtc="2025-08-25T09:15:00Z">
              <w:rPr>
                <w:b/>
                <w:bCs/>
                <w:i/>
                <w:iCs/>
              </w:rPr>
            </w:rPrChange>
          </w:rPr>
          <w:t xml:space="preserve">An example of a saved response file from </w:t>
        </w:r>
      </w:ins>
      <w:ins w:id="1258" w:author="Alexander Apartsin" w:date="2025-08-27T11:20:00Z" w16du:dateUtc="2025-08-27T08:20:00Z">
        <w:r w:rsidR="00BB7CFB">
          <w:rPr>
            <w:i/>
            <w:iCs/>
            <w:sz w:val="24"/>
            <w:szCs w:val="24"/>
          </w:rPr>
          <w:t xml:space="preserve">the </w:t>
        </w:r>
      </w:ins>
      <w:ins w:id="1259" w:author="Ben Remez" w:date="2025-08-25T11:57:00Z" w16du:dateUtc="2025-08-25T08:57:00Z">
        <w:r w:rsidRPr="00101435">
          <w:rPr>
            <w:i/>
            <w:iCs/>
            <w:sz w:val="24"/>
            <w:szCs w:val="24"/>
            <w:rPrChange w:id="1260" w:author="Ben Remez" w:date="2025-08-25T12:15:00Z" w16du:dateUtc="2025-08-25T09:15:00Z">
              <w:rPr>
                <w:b/>
                <w:bCs/>
                <w:i/>
                <w:iCs/>
              </w:rPr>
            </w:rPrChange>
          </w:rPr>
          <w:t>Deep Analysis step</w:t>
        </w:r>
      </w:ins>
    </w:p>
    <w:p w14:paraId="0290914A" w14:textId="5F9EED36" w:rsidR="00DE5041" w:rsidRDefault="00DE5041" w:rsidP="00DE5041">
      <w:pPr>
        <w:pStyle w:val="Heading2"/>
        <w:numPr>
          <w:ilvl w:val="1"/>
          <w:numId w:val="14"/>
        </w:numPr>
        <w:rPr>
          <w:ins w:id="1261" w:author="Ben Remez" w:date="2025-08-25T12:01:00Z" w16du:dateUtc="2025-08-25T09:01:00Z"/>
        </w:rPr>
      </w:pPr>
      <w:bookmarkStart w:id="1262" w:name="_Toc207062969"/>
      <w:ins w:id="1263" w:author="Ben Remez" w:date="2025-08-25T12:01:00Z" w16du:dateUtc="2025-08-25T09:01:00Z">
        <w:r>
          <w:lastRenderedPageBreak/>
          <w:t>Impact on the Pipeline</w:t>
        </w:r>
        <w:bookmarkEnd w:id="1262"/>
      </w:ins>
    </w:p>
    <w:p w14:paraId="58BEE0BA" w14:textId="5E64A6DA" w:rsidR="00DE5041" w:rsidRPr="0064285A" w:rsidRDefault="00DE5041" w:rsidP="007621AA">
      <w:pPr>
        <w:ind w:left="357" w:firstLine="363"/>
        <w:jc w:val="both"/>
        <w:rPr>
          <w:ins w:id="1264" w:author="Ben Remez" w:date="2025-08-25T11:56:00Z" w16du:dateUtc="2025-08-25T08:56:00Z"/>
          <w:sz w:val="24"/>
          <w:szCs w:val="24"/>
          <w:rPrChange w:id="1265" w:author="Ben Remez" w:date="2025-08-25T12:13:00Z" w16du:dateUtc="2025-08-25T09:13:00Z">
            <w:rPr>
              <w:ins w:id="1266" w:author="Ben Remez" w:date="2025-08-25T11:56:00Z" w16du:dateUtc="2025-08-25T08:56:00Z"/>
            </w:rPr>
          </w:rPrChange>
        </w:rPr>
        <w:pPrChange w:id="1267" w:author="Alexander Apartsin" w:date="2025-08-27T11:05:00Z" w16du:dateUtc="2025-08-27T08:05:00Z">
          <w:pPr>
            <w:ind w:left="357"/>
          </w:pPr>
        </w:pPrChange>
      </w:pPr>
      <w:ins w:id="1268" w:author="Ben Remez" w:date="2025-08-25T12:01:00Z" w16du:dateUtc="2025-08-25T09:01:00Z">
        <w:r w:rsidRPr="0064285A">
          <w:rPr>
            <w:sz w:val="24"/>
            <w:szCs w:val="24"/>
            <w:rPrChange w:id="1269" w:author="Ben Remez" w:date="2025-08-25T12:13:00Z" w16du:dateUtc="2025-08-25T09:13:00Z">
              <w:rPr/>
            </w:rPrChange>
          </w:rPr>
          <w:t>Introducing</w:t>
        </w:r>
      </w:ins>
      <w:ins w:id="1270" w:author="Ben Remez" w:date="2025-08-25T12:09:00Z" w16du:dateUtc="2025-08-25T09:09:00Z">
        <w:r w:rsidR="0064285A" w:rsidRPr="0064285A">
          <w:rPr>
            <w:sz w:val="24"/>
            <w:szCs w:val="24"/>
            <w:rPrChange w:id="1271" w:author="Ben Remez" w:date="2025-08-25T12:13:00Z" w16du:dateUtc="2025-08-25T09:13:00Z">
              <w:rPr/>
            </w:rPrChange>
          </w:rPr>
          <w:t xml:space="preserve"> the</w:t>
        </w:r>
      </w:ins>
      <w:ins w:id="1272" w:author="Ben Remez" w:date="2025-08-25T12:01:00Z" w16du:dateUtc="2025-08-25T09:01:00Z">
        <w:r w:rsidRPr="0064285A">
          <w:rPr>
            <w:sz w:val="24"/>
            <w:szCs w:val="24"/>
            <w:rPrChange w:id="1273" w:author="Ben Remez" w:date="2025-08-25T12:13:00Z" w16du:dateUtc="2025-08-25T09:13:00Z">
              <w:rPr/>
            </w:rPrChange>
          </w:rPr>
          <w:t xml:space="preserve"> Deep Analysis </w:t>
        </w:r>
      </w:ins>
      <w:ins w:id="1274" w:author="Ben Remez" w:date="2025-08-25T12:09:00Z" w16du:dateUtc="2025-08-25T09:09:00Z">
        <w:r w:rsidR="0064285A" w:rsidRPr="0064285A">
          <w:rPr>
            <w:sz w:val="24"/>
            <w:szCs w:val="24"/>
            <w:rPrChange w:id="1275" w:author="Ben Remez" w:date="2025-08-25T12:13:00Z" w16du:dateUtc="2025-08-25T09:13:00Z">
              <w:rPr/>
            </w:rPrChange>
          </w:rPr>
          <w:t xml:space="preserve">step </w:t>
        </w:r>
      </w:ins>
      <w:ins w:id="1276" w:author="Ben Remez" w:date="2025-08-25T12:01:00Z" w16du:dateUtc="2025-08-25T09:01:00Z">
        <w:r w:rsidRPr="0064285A">
          <w:rPr>
            <w:sz w:val="24"/>
            <w:szCs w:val="24"/>
            <w:rPrChange w:id="1277" w:author="Ben Remez" w:date="2025-08-25T12:13:00Z" w16du:dateUtc="2025-08-25T09:13:00Z">
              <w:rPr/>
            </w:rPrChange>
          </w:rPr>
          <w:t xml:space="preserve">significantly improved the </w:t>
        </w:r>
      </w:ins>
      <w:ins w:id="1278" w:author="Ben Remez" w:date="2025-08-25T12:12:00Z" w16du:dateUtc="2025-08-25T09:12:00Z">
        <w:r w:rsidR="0064285A" w:rsidRPr="0064285A">
          <w:rPr>
            <w:sz w:val="24"/>
            <w:szCs w:val="24"/>
            <w:rPrChange w:id="1279" w:author="Ben Remez" w:date="2025-08-25T12:13:00Z" w16du:dateUtc="2025-08-25T09:13:00Z">
              <w:rPr/>
            </w:rPrChange>
          </w:rPr>
          <w:t>reliability</w:t>
        </w:r>
      </w:ins>
      <w:ins w:id="1280" w:author="Ben Remez" w:date="2025-08-25T12:09:00Z" w16du:dateUtc="2025-08-25T09:09:00Z">
        <w:r w:rsidR="0064285A" w:rsidRPr="0064285A">
          <w:rPr>
            <w:sz w:val="24"/>
            <w:szCs w:val="24"/>
            <w:rPrChange w:id="1281" w:author="Ben Remez" w:date="2025-08-25T12:13:00Z" w16du:dateUtc="2025-08-25T09:13:00Z">
              <w:rPr/>
            </w:rPrChange>
          </w:rPr>
          <w:t xml:space="preserve"> of the pipeline’s predictions by leveraging the full context of each retrieved article. Instead of solely relying on top-ranked </w:t>
        </w:r>
      </w:ins>
      <w:ins w:id="1282" w:author="Ben Remez" w:date="2025-08-25T12:10:00Z" w16du:dateUtc="2025-08-25T09:10:00Z">
        <w:r w:rsidR="0064285A" w:rsidRPr="0064285A">
          <w:rPr>
            <w:sz w:val="24"/>
            <w:szCs w:val="24"/>
            <w:rPrChange w:id="1283" w:author="Ben Remez" w:date="2025-08-25T12:13:00Z" w16du:dateUtc="2025-08-25T09:13:00Z">
              <w:rPr/>
            </w:rPrChange>
          </w:rPr>
          <w:t xml:space="preserve">decisions from the initial classification, the LLM now evaluates each article individually, assigns a certainty score for “Verbal” or </w:t>
        </w:r>
      </w:ins>
      <w:ins w:id="1284" w:author="Ben Remez" w:date="2025-08-25T12:11:00Z" w16du:dateUtc="2025-08-25T09:11:00Z">
        <w:r w:rsidR="0064285A" w:rsidRPr="0064285A">
          <w:rPr>
            <w:sz w:val="24"/>
            <w:szCs w:val="24"/>
            <w:rPrChange w:id="1285" w:author="Ben Remez" w:date="2025-08-25T12:13:00Z" w16du:dateUtc="2025-08-25T09:13:00Z">
              <w:rPr/>
            </w:rPrChange>
          </w:rPr>
          <w:t xml:space="preserve">“Material”, and aggregates these scores to determine the </w:t>
        </w:r>
      </w:ins>
      <w:ins w:id="1286" w:author="Ben Remez" w:date="2025-08-25T12:12:00Z" w16du:dateUtc="2025-08-25T09:12:00Z">
        <w:r w:rsidR="0064285A" w:rsidRPr="0064285A">
          <w:rPr>
            <w:sz w:val="24"/>
            <w:szCs w:val="24"/>
            <w:rPrChange w:id="1287" w:author="Ben Remez" w:date="2025-08-25T12:13:00Z" w16du:dateUtc="2025-08-25T09:13:00Z">
              <w:rPr/>
            </w:rPrChange>
          </w:rPr>
          <w:t>outcome</w:t>
        </w:r>
      </w:ins>
      <w:ins w:id="1288" w:author="Ben Remez" w:date="2025-08-25T12:11:00Z" w16du:dateUtc="2025-08-25T09:11:00Z">
        <w:r w:rsidR="0064285A" w:rsidRPr="0064285A">
          <w:rPr>
            <w:sz w:val="24"/>
            <w:szCs w:val="24"/>
            <w:rPrChange w:id="1289" w:author="Ben Remez" w:date="2025-08-25T12:13:00Z" w16du:dateUtc="2025-08-25T09:13:00Z">
              <w:rPr/>
            </w:rPrChange>
          </w:rPr>
          <w:t xml:space="preserve">. Articles labelled “Uncertain” are ignored, reducing noise from ambiguous data. This refinement resulted in </w:t>
        </w:r>
        <w:del w:id="1290" w:author="Alexander Apartsin" w:date="2025-08-27T11:05:00Z" w16du:dateUtc="2025-08-27T08:05:00Z">
          <w:r w:rsidR="0064285A" w:rsidRPr="0064285A" w:rsidDel="007621AA">
            <w:rPr>
              <w:sz w:val="24"/>
              <w:szCs w:val="24"/>
              <w:rPrChange w:id="1291" w:author="Ben Remez" w:date="2025-08-25T12:13:00Z" w16du:dateUtc="2025-08-25T09:13:00Z">
                <w:rPr/>
              </w:rPrChange>
            </w:rPr>
            <w:delText xml:space="preserve">a </w:delText>
          </w:r>
        </w:del>
        <w:r w:rsidR="0064285A" w:rsidRPr="0064285A">
          <w:rPr>
            <w:sz w:val="24"/>
            <w:szCs w:val="24"/>
            <w:rPrChange w:id="1292" w:author="Ben Remez" w:date="2025-08-25T12:13:00Z" w16du:dateUtc="2025-08-25T09:13:00Z">
              <w:rPr/>
            </w:rPrChange>
          </w:rPr>
          <w:t xml:space="preserve">more consistent and accurate </w:t>
        </w:r>
      </w:ins>
      <w:ins w:id="1293" w:author="Ben Remez" w:date="2025-08-25T12:12:00Z" w16du:dateUtc="2025-08-25T09:12:00Z">
        <w:r w:rsidR="0064285A" w:rsidRPr="0064285A">
          <w:rPr>
            <w:sz w:val="24"/>
            <w:szCs w:val="24"/>
            <w:rPrChange w:id="1294" w:author="Ben Remez" w:date="2025-08-25T12:13:00Z" w16du:dateUtc="2025-08-25T09:13:00Z">
              <w:rPr/>
            </w:rPrChange>
          </w:rPr>
          <w:t>categorizations, particularly in scenarios where the original pipeline struggled to distinguish between “Verbal” and “Material” categories.</w:t>
        </w:r>
      </w:ins>
    </w:p>
    <w:p w14:paraId="2C070576" w14:textId="4B114920" w:rsidR="00180389" w:rsidRDefault="003E675C">
      <w:pPr>
        <w:pStyle w:val="Heading1"/>
        <w:numPr>
          <w:ilvl w:val="0"/>
          <w:numId w:val="14"/>
        </w:numPr>
        <w:ind w:left="357" w:hanging="357"/>
        <w:pPrChange w:id="1295" w:author="Ben Remez" w:date="2025-08-25T12:14:00Z" w16du:dateUtc="2025-08-25T09:14:00Z">
          <w:pPr>
            <w:pStyle w:val="Heading1"/>
            <w:numPr>
              <w:numId w:val="7"/>
            </w:numPr>
            <w:ind w:left="357" w:hanging="357"/>
          </w:pPr>
        </w:pPrChange>
      </w:pPr>
      <w:bookmarkStart w:id="1296" w:name="_Toc207062970"/>
      <w:r>
        <w:t>Initial Experiment</w:t>
      </w:r>
      <w:r w:rsidR="003E5877">
        <w:t>ation</w:t>
      </w:r>
      <w:bookmarkEnd w:id="1296"/>
    </w:p>
    <w:p w14:paraId="54BD3AE2" w14:textId="42FDEC74" w:rsidR="00F36088" w:rsidRDefault="003E675C" w:rsidP="003E675C">
      <w:pPr>
        <w:rPr>
          <w:b/>
          <w:bCs/>
          <w:sz w:val="24"/>
          <w:szCs w:val="24"/>
        </w:rPr>
      </w:pPr>
      <w:r w:rsidRPr="003E675C">
        <w:rPr>
          <w:b/>
          <w:bCs/>
          <w:sz w:val="24"/>
          <w:szCs w:val="24"/>
          <w:u w:val="single"/>
        </w:rPr>
        <w:t>Forecasting Query</w:t>
      </w:r>
      <w:r w:rsidRPr="003E675C">
        <w:rPr>
          <w:b/>
          <w:bCs/>
          <w:sz w:val="24"/>
          <w:szCs w:val="24"/>
        </w:rPr>
        <w:t>: “2023-11-04, Israel, Accuse, Palestine”</w:t>
      </w:r>
    </w:p>
    <w:p w14:paraId="716BC444" w14:textId="5F5814ED" w:rsidR="003E675C" w:rsidRDefault="003E675C" w:rsidP="003E675C">
      <w:pPr>
        <w:rPr>
          <w:sz w:val="24"/>
          <w:szCs w:val="24"/>
        </w:rPr>
      </w:pPr>
      <w:r w:rsidRPr="003E675C">
        <w:rPr>
          <w:b/>
          <w:bCs/>
          <w:sz w:val="24"/>
          <w:szCs w:val="24"/>
          <w:u w:val="single"/>
        </w:rPr>
        <w:t>The news articles</w:t>
      </w:r>
      <w:r>
        <w:rPr>
          <w:b/>
          <w:bCs/>
          <w:sz w:val="24"/>
          <w:szCs w:val="24"/>
        </w:rPr>
        <w:t xml:space="preserve"> </w:t>
      </w:r>
      <w:r w:rsidRPr="003E675C">
        <w:rPr>
          <w:sz w:val="24"/>
          <w:szCs w:val="24"/>
        </w:rPr>
        <w:t>(Only titles are shown)</w:t>
      </w:r>
    </w:p>
    <w:p w14:paraId="194F8EEC" w14:textId="77777777" w:rsidR="003E675C" w:rsidRDefault="003E675C" w:rsidP="003E675C">
      <w:pPr>
        <w:rPr>
          <w:b/>
          <w:bCs/>
          <w:sz w:val="24"/>
          <w:szCs w:val="24"/>
        </w:rPr>
      </w:pPr>
    </w:p>
    <w:p w14:paraId="2F9F0347" w14:textId="77777777" w:rsidR="003E675C" w:rsidRDefault="003E675C" w:rsidP="003E675C">
      <w:pPr>
        <w:rPr>
          <w:b/>
          <w:bCs/>
          <w:sz w:val="24"/>
          <w:szCs w:val="24"/>
        </w:rPr>
      </w:pPr>
    </w:p>
    <w:p w14:paraId="71216C80" w14:textId="77777777" w:rsidR="003E675C" w:rsidRDefault="003E675C" w:rsidP="003E675C">
      <w:pPr>
        <w:rPr>
          <w:b/>
          <w:bCs/>
          <w:sz w:val="24"/>
          <w:szCs w:val="24"/>
        </w:rPr>
      </w:pPr>
    </w:p>
    <w:p w14:paraId="4FBD8E9D" w14:textId="77777777" w:rsidR="003E675C" w:rsidRDefault="003E675C" w:rsidP="003E675C">
      <w:pPr>
        <w:rPr>
          <w:b/>
          <w:bCs/>
          <w:sz w:val="24"/>
          <w:szCs w:val="24"/>
        </w:rPr>
      </w:pPr>
    </w:p>
    <w:p w14:paraId="60F5F704" w14:textId="77777777" w:rsidR="003E675C" w:rsidRDefault="003E675C" w:rsidP="003E675C">
      <w:pPr>
        <w:rPr>
          <w:b/>
          <w:bCs/>
          <w:sz w:val="24"/>
          <w:szCs w:val="24"/>
        </w:rPr>
      </w:pPr>
    </w:p>
    <w:p w14:paraId="6FF6DFDF" w14:textId="4B738054" w:rsidR="003E675C" w:rsidRDefault="003E675C" w:rsidP="003E675C">
      <w:pPr>
        <w:rPr>
          <w:b/>
          <w:bCs/>
          <w:sz w:val="24"/>
          <w:szCs w:val="24"/>
        </w:rPr>
      </w:pPr>
      <w:r w:rsidRPr="003E675C">
        <w:rPr>
          <w:b/>
          <w:bCs/>
          <w:noProof/>
          <w:sz w:val="24"/>
          <w:szCs w:val="24"/>
        </w:rPr>
        <w:lastRenderedPageBreak/>
        <w:drawing>
          <wp:anchor distT="0" distB="0" distL="114300" distR="114300" simplePos="0" relativeHeight="251659264" behindDoc="0" locked="0" layoutInCell="1" allowOverlap="1" wp14:anchorId="5B6167CD" wp14:editId="290EEE7C">
            <wp:simplePos x="0" y="0"/>
            <wp:positionH relativeFrom="margin">
              <wp:align>right</wp:align>
            </wp:positionH>
            <wp:positionV relativeFrom="paragraph">
              <wp:posOffset>0</wp:posOffset>
            </wp:positionV>
            <wp:extent cx="5731510" cy="4722495"/>
            <wp:effectExtent l="0" t="0" r="2540" b="1905"/>
            <wp:wrapSquare wrapText="bothSides"/>
            <wp:docPr id="148914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45275"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4722495"/>
                    </a:xfrm>
                    <a:prstGeom prst="rect">
                      <a:avLst/>
                    </a:prstGeom>
                  </pic:spPr>
                </pic:pic>
              </a:graphicData>
            </a:graphic>
            <wp14:sizeRelH relativeFrom="page">
              <wp14:pctWidth>0</wp14:pctWidth>
            </wp14:sizeRelH>
            <wp14:sizeRelV relativeFrom="page">
              <wp14:pctHeight>0</wp14:pctHeight>
            </wp14:sizeRelV>
          </wp:anchor>
        </w:drawing>
      </w:r>
    </w:p>
    <w:p w14:paraId="6A23F2F8" w14:textId="0F4C2AE1" w:rsidR="003E675C" w:rsidRPr="003E675C" w:rsidRDefault="003E675C" w:rsidP="003E675C">
      <w:pPr>
        <w:rPr>
          <w:b/>
          <w:bCs/>
          <w:sz w:val="24"/>
          <w:szCs w:val="24"/>
          <w:u w:val="single"/>
        </w:rPr>
      </w:pPr>
      <w:r w:rsidRPr="003E675C">
        <w:rPr>
          <w:b/>
          <w:bCs/>
          <w:sz w:val="24"/>
          <w:szCs w:val="24"/>
          <w:u w:val="single"/>
        </w:rPr>
        <w:t>Underlying latent evidence space (only 10 are shown)</w:t>
      </w:r>
    </w:p>
    <w:p w14:paraId="19175A44" w14:textId="09E06149" w:rsidR="003E675C" w:rsidRDefault="003E675C" w:rsidP="003E675C">
      <w:pPr>
        <w:pStyle w:val="ListParagraph"/>
        <w:numPr>
          <w:ilvl w:val="0"/>
          <w:numId w:val="9"/>
        </w:numPr>
        <w:rPr>
          <w:sz w:val="24"/>
          <w:szCs w:val="24"/>
        </w:rPr>
      </w:pPr>
      <w:r w:rsidRPr="003E675C">
        <w:rPr>
          <w:sz w:val="24"/>
          <w:szCs w:val="24"/>
        </w:rPr>
        <w:t>Statements from Israeli officials regarding peace negotiations with Palestine</w:t>
      </w:r>
    </w:p>
    <w:p w14:paraId="7EE9CA7B" w14:textId="629933CA" w:rsidR="003E675C" w:rsidRDefault="003E675C" w:rsidP="003E675C">
      <w:pPr>
        <w:pStyle w:val="ListParagraph"/>
        <w:numPr>
          <w:ilvl w:val="0"/>
          <w:numId w:val="9"/>
        </w:numPr>
        <w:rPr>
          <w:sz w:val="24"/>
          <w:szCs w:val="24"/>
        </w:rPr>
      </w:pPr>
      <w:r w:rsidRPr="003E675C">
        <w:rPr>
          <w:sz w:val="24"/>
          <w:szCs w:val="24"/>
        </w:rPr>
        <w:t>Increased military presence or operations in Palestinian territories</w:t>
      </w:r>
    </w:p>
    <w:p w14:paraId="1E0A5F4A" w14:textId="4CB3D152" w:rsidR="003E675C" w:rsidRDefault="003E675C" w:rsidP="003E675C">
      <w:pPr>
        <w:pStyle w:val="ListParagraph"/>
        <w:numPr>
          <w:ilvl w:val="0"/>
          <w:numId w:val="9"/>
        </w:numPr>
        <w:rPr>
          <w:sz w:val="24"/>
          <w:szCs w:val="24"/>
        </w:rPr>
      </w:pPr>
      <w:r w:rsidRPr="003E675C">
        <w:rPr>
          <w:sz w:val="24"/>
          <w:szCs w:val="24"/>
        </w:rPr>
        <w:t>Reports of civilian casualties or mass killings in conflict zones</w:t>
      </w:r>
    </w:p>
    <w:p w14:paraId="7B753DB5" w14:textId="257DC4E0" w:rsidR="003E675C" w:rsidRDefault="003E675C" w:rsidP="003E675C">
      <w:pPr>
        <w:pStyle w:val="ListParagraph"/>
        <w:numPr>
          <w:ilvl w:val="0"/>
          <w:numId w:val="9"/>
        </w:numPr>
        <w:rPr>
          <w:sz w:val="24"/>
          <w:szCs w:val="24"/>
        </w:rPr>
      </w:pPr>
      <w:r w:rsidRPr="003E675C">
        <w:rPr>
          <w:sz w:val="24"/>
          <w:szCs w:val="24"/>
        </w:rPr>
        <w:t>International diplomatic efforts or visits aimed at mediating the Israel-Palestine conflict</w:t>
      </w:r>
    </w:p>
    <w:p w14:paraId="5B9E088B" w14:textId="2B19666E" w:rsidR="003E675C" w:rsidRDefault="003E675C" w:rsidP="003E675C">
      <w:pPr>
        <w:pStyle w:val="ListParagraph"/>
        <w:numPr>
          <w:ilvl w:val="0"/>
          <w:numId w:val="9"/>
        </w:numPr>
        <w:rPr>
          <w:sz w:val="24"/>
          <w:szCs w:val="24"/>
        </w:rPr>
      </w:pPr>
      <w:r w:rsidRPr="003E675C">
        <w:rPr>
          <w:sz w:val="24"/>
          <w:szCs w:val="24"/>
        </w:rPr>
        <w:t>Public demonstrations or rallies in support of Palestinian rights</w:t>
      </w:r>
    </w:p>
    <w:p w14:paraId="16B527F3" w14:textId="765ED7E9" w:rsidR="003E675C" w:rsidRDefault="003E675C" w:rsidP="003E675C">
      <w:pPr>
        <w:pStyle w:val="ListParagraph"/>
        <w:numPr>
          <w:ilvl w:val="0"/>
          <w:numId w:val="9"/>
        </w:numPr>
        <w:rPr>
          <w:sz w:val="24"/>
          <w:szCs w:val="24"/>
        </w:rPr>
      </w:pPr>
      <w:r w:rsidRPr="003E675C">
        <w:rPr>
          <w:sz w:val="24"/>
          <w:szCs w:val="24"/>
        </w:rPr>
        <w:t>Changes in U.S. or EU foreign policy towards Israel and Palestine</w:t>
      </w:r>
    </w:p>
    <w:p w14:paraId="6CACCDB0" w14:textId="3971067B" w:rsidR="003E675C" w:rsidRDefault="003E675C" w:rsidP="003E675C">
      <w:pPr>
        <w:pStyle w:val="ListParagraph"/>
        <w:numPr>
          <w:ilvl w:val="0"/>
          <w:numId w:val="9"/>
        </w:numPr>
        <w:rPr>
          <w:sz w:val="24"/>
          <w:szCs w:val="24"/>
        </w:rPr>
      </w:pPr>
      <w:r w:rsidRPr="003E675C">
        <w:rPr>
          <w:sz w:val="24"/>
          <w:szCs w:val="24"/>
        </w:rPr>
        <w:t>Incidents of violence or terrorism attributed to militant groups in Palestine</w:t>
      </w:r>
    </w:p>
    <w:p w14:paraId="489DDA33" w14:textId="49954ACD" w:rsidR="003E675C" w:rsidRDefault="003E675C" w:rsidP="003E675C">
      <w:pPr>
        <w:pStyle w:val="ListParagraph"/>
        <w:numPr>
          <w:ilvl w:val="0"/>
          <w:numId w:val="9"/>
        </w:numPr>
        <w:rPr>
          <w:sz w:val="24"/>
          <w:szCs w:val="24"/>
        </w:rPr>
      </w:pPr>
      <w:r w:rsidRPr="003E675C">
        <w:rPr>
          <w:sz w:val="24"/>
          <w:szCs w:val="24"/>
        </w:rPr>
        <w:t>Economic aid packages or sanctions proposed by international bodies</w:t>
      </w:r>
    </w:p>
    <w:p w14:paraId="464DFE7B" w14:textId="1B39D0F7" w:rsidR="003E675C" w:rsidRDefault="003E675C" w:rsidP="003E675C">
      <w:pPr>
        <w:pStyle w:val="ListParagraph"/>
        <w:numPr>
          <w:ilvl w:val="0"/>
          <w:numId w:val="9"/>
        </w:numPr>
        <w:rPr>
          <w:sz w:val="24"/>
          <w:szCs w:val="24"/>
        </w:rPr>
      </w:pPr>
      <w:r w:rsidRPr="003E675C">
        <w:rPr>
          <w:sz w:val="24"/>
          <w:szCs w:val="24"/>
        </w:rPr>
        <w:t>Official recognition or support for Palestinian statehood by other nations</w:t>
      </w:r>
    </w:p>
    <w:p w14:paraId="7D4A9E05" w14:textId="01854644" w:rsidR="003E675C" w:rsidRDefault="003E675C" w:rsidP="003E675C">
      <w:pPr>
        <w:pStyle w:val="ListParagraph"/>
        <w:numPr>
          <w:ilvl w:val="0"/>
          <w:numId w:val="9"/>
        </w:numPr>
        <w:rPr>
          <w:sz w:val="24"/>
          <w:szCs w:val="24"/>
        </w:rPr>
      </w:pPr>
      <w:r w:rsidRPr="003E675C">
        <w:rPr>
          <w:sz w:val="24"/>
          <w:szCs w:val="24"/>
        </w:rPr>
        <w:t>Joint initiatives or agreements between Israel and Palestine on humanitarian issues</w:t>
      </w:r>
    </w:p>
    <w:p w14:paraId="3FD607E9" w14:textId="77777777" w:rsidR="003E675C" w:rsidRDefault="003E675C" w:rsidP="003E675C">
      <w:pPr>
        <w:rPr>
          <w:sz w:val="24"/>
          <w:szCs w:val="24"/>
        </w:rPr>
      </w:pPr>
    </w:p>
    <w:p w14:paraId="0E96BE32" w14:textId="77777777" w:rsidR="003E675C" w:rsidRDefault="003E675C" w:rsidP="003E675C">
      <w:pPr>
        <w:rPr>
          <w:sz w:val="24"/>
          <w:szCs w:val="24"/>
        </w:rPr>
      </w:pPr>
    </w:p>
    <w:p w14:paraId="73C3C4D4" w14:textId="77777777" w:rsidR="003E675C" w:rsidRPr="003E675C" w:rsidRDefault="003E675C" w:rsidP="003E675C">
      <w:pPr>
        <w:rPr>
          <w:sz w:val="24"/>
          <w:szCs w:val="24"/>
        </w:rPr>
      </w:pPr>
    </w:p>
    <w:p w14:paraId="1187FDDB" w14:textId="281CF70C" w:rsidR="003E675C" w:rsidRDefault="003E675C" w:rsidP="003E675C">
      <w:pPr>
        <w:rPr>
          <w:b/>
          <w:bCs/>
          <w:sz w:val="24"/>
          <w:szCs w:val="24"/>
          <w:u w:val="single"/>
        </w:rPr>
      </w:pPr>
      <w:r w:rsidRPr="003E675C">
        <w:rPr>
          <w:b/>
          <w:bCs/>
          <w:sz w:val="24"/>
          <w:szCs w:val="24"/>
          <w:u w:val="single"/>
        </w:rPr>
        <w:lastRenderedPageBreak/>
        <w:t>Influence of the evidence on the outcomes (a sample)</w:t>
      </w:r>
    </w:p>
    <w:p w14:paraId="493BDCDD" w14:textId="447AA100" w:rsidR="003E675C" w:rsidRDefault="003E675C" w:rsidP="003E675C">
      <w:pPr>
        <w:rPr>
          <w:b/>
          <w:bCs/>
          <w:sz w:val="24"/>
          <w:szCs w:val="24"/>
          <w:u w:val="single"/>
        </w:rPr>
      </w:pPr>
      <w:r w:rsidRPr="003E675C">
        <w:rPr>
          <w:b/>
          <w:bCs/>
          <w:noProof/>
          <w:sz w:val="24"/>
          <w:szCs w:val="24"/>
        </w:rPr>
        <w:drawing>
          <wp:inline distT="0" distB="0" distL="0" distR="0" wp14:anchorId="2F7F63A7" wp14:editId="6E608DBA">
            <wp:extent cx="5731510" cy="3225165"/>
            <wp:effectExtent l="0" t="0" r="2540" b="0"/>
            <wp:docPr id="1792751896" name="Picture 1" descr="A white and black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51896" name="Picture 1" descr="A white and black document with black text&#10;&#10;AI-generated content may be incorrect."/>
                    <pic:cNvPicPr/>
                  </pic:nvPicPr>
                  <pic:blipFill>
                    <a:blip r:embed="rId12"/>
                    <a:stretch>
                      <a:fillRect/>
                    </a:stretch>
                  </pic:blipFill>
                  <pic:spPr>
                    <a:xfrm>
                      <a:off x="0" y="0"/>
                      <a:ext cx="5731510" cy="3225165"/>
                    </a:xfrm>
                    <a:prstGeom prst="rect">
                      <a:avLst/>
                    </a:prstGeom>
                  </pic:spPr>
                </pic:pic>
              </a:graphicData>
            </a:graphic>
          </wp:inline>
        </w:drawing>
      </w:r>
    </w:p>
    <w:p w14:paraId="7B36C66E" w14:textId="753251BE" w:rsidR="003E675C" w:rsidRDefault="003E675C" w:rsidP="003E675C">
      <w:pPr>
        <w:rPr>
          <w:b/>
          <w:bCs/>
          <w:sz w:val="24"/>
          <w:szCs w:val="24"/>
          <w:u w:val="single"/>
        </w:rPr>
      </w:pPr>
      <w:r>
        <w:rPr>
          <w:b/>
          <w:bCs/>
          <w:sz w:val="24"/>
          <w:szCs w:val="24"/>
          <w:u w:val="single"/>
        </w:rPr>
        <w:t>News Analysis (a sample)</w:t>
      </w:r>
    </w:p>
    <w:tbl>
      <w:tblPr>
        <w:tblStyle w:val="TableGrid"/>
        <w:tblW w:w="0" w:type="auto"/>
        <w:tblLook w:val="04A0" w:firstRow="1" w:lastRow="0" w:firstColumn="1" w:lastColumn="0" w:noHBand="0" w:noVBand="1"/>
      </w:tblPr>
      <w:tblGrid>
        <w:gridCol w:w="1696"/>
        <w:gridCol w:w="1339"/>
        <w:gridCol w:w="1233"/>
        <w:gridCol w:w="3067"/>
        <w:gridCol w:w="1681"/>
      </w:tblGrid>
      <w:tr w:rsidR="003E675C" w14:paraId="4ECD2B51" w14:textId="77777777" w:rsidTr="00370756">
        <w:tc>
          <w:tcPr>
            <w:tcW w:w="1696" w:type="dxa"/>
          </w:tcPr>
          <w:p w14:paraId="3ACCCEE8" w14:textId="139C1630" w:rsidR="003E675C" w:rsidRDefault="003E675C" w:rsidP="003E675C">
            <w:pPr>
              <w:rPr>
                <w:b/>
                <w:bCs/>
                <w:sz w:val="24"/>
                <w:szCs w:val="24"/>
              </w:rPr>
            </w:pPr>
            <w:r>
              <w:rPr>
                <w:b/>
                <w:bCs/>
                <w:sz w:val="24"/>
                <w:szCs w:val="24"/>
              </w:rPr>
              <w:t>Abstract</w:t>
            </w:r>
          </w:p>
        </w:tc>
        <w:tc>
          <w:tcPr>
            <w:tcW w:w="1339" w:type="dxa"/>
          </w:tcPr>
          <w:p w14:paraId="5E2A735F" w14:textId="643F814F" w:rsidR="003E675C" w:rsidRDefault="003E675C" w:rsidP="003E675C">
            <w:pPr>
              <w:rPr>
                <w:b/>
                <w:bCs/>
                <w:sz w:val="24"/>
                <w:szCs w:val="24"/>
              </w:rPr>
            </w:pPr>
            <w:r>
              <w:rPr>
                <w:b/>
                <w:bCs/>
                <w:sz w:val="24"/>
                <w:szCs w:val="24"/>
              </w:rPr>
              <w:t>Evidence</w:t>
            </w:r>
          </w:p>
        </w:tc>
        <w:tc>
          <w:tcPr>
            <w:tcW w:w="1233" w:type="dxa"/>
          </w:tcPr>
          <w:p w14:paraId="1D98DC3B" w14:textId="36DD7922" w:rsidR="003E675C" w:rsidRDefault="003E675C" w:rsidP="003E675C">
            <w:pPr>
              <w:rPr>
                <w:b/>
                <w:bCs/>
                <w:sz w:val="24"/>
                <w:szCs w:val="24"/>
              </w:rPr>
            </w:pPr>
            <w:r>
              <w:rPr>
                <w:b/>
                <w:bCs/>
                <w:sz w:val="24"/>
                <w:szCs w:val="24"/>
              </w:rPr>
              <w:t>Certainty</w:t>
            </w:r>
          </w:p>
        </w:tc>
        <w:tc>
          <w:tcPr>
            <w:tcW w:w="3067" w:type="dxa"/>
          </w:tcPr>
          <w:p w14:paraId="0C45794F" w14:textId="5199035A" w:rsidR="003E675C" w:rsidRDefault="003E675C" w:rsidP="003E675C">
            <w:pPr>
              <w:rPr>
                <w:b/>
                <w:bCs/>
                <w:sz w:val="24"/>
                <w:szCs w:val="24"/>
              </w:rPr>
            </w:pPr>
            <w:r>
              <w:rPr>
                <w:b/>
                <w:bCs/>
                <w:sz w:val="24"/>
                <w:szCs w:val="24"/>
              </w:rPr>
              <w:t>Justification</w:t>
            </w:r>
          </w:p>
        </w:tc>
        <w:tc>
          <w:tcPr>
            <w:tcW w:w="1681" w:type="dxa"/>
          </w:tcPr>
          <w:p w14:paraId="604B962D" w14:textId="3119C074" w:rsidR="003E675C" w:rsidRDefault="003E675C" w:rsidP="003E675C">
            <w:pPr>
              <w:rPr>
                <w:b/>
                <w:bCs/>
                <w:sz w:val="24"/>
                <w:szCs w:val="24"/>
              </w:rPr>
            </w:pPr>
            <w:r>
              <w:rPr>
                <w:b/>
                <w:bCs/>
                <w:sz w:val="24"/>
                <w:szCs w:val="24"/>
              </w:rPr>
              <w:t>Prob</w:t>
            </w:r>
          </w:p>
        </w:tc>
      </w:tr>
      <w:tr w:rsidR="003E675C" w14:paraId="5BACDE7D" w14:textId="77777777" w:rsidTr="00370756">
        <w:tc>
          <w:tcPr>
            <w:tcW w:w="1696" w:type="dxa"/>
          </w:tcPr>
          <w:p w14:paraId="30039CA4" w14:textId="77C5C87C" w:rsidR="003E675C" w:rsidRPr="00370756" w:rsidRDefault="00370756" w:rsidP="00370756">
            <w:pPr>
              <w:rPr>
                <w:sz w:val="16"/>
                <w:szCs w:val="16"/>
              </w:rPr>
            </w:pPr>
            <w:r w:rsidRPr="00370756">
              <w:rPr>
                <w:sz w:val="16"/>
                <w:szCs w:val="16"/>
              </w:rPr>
              <w:t>Indo-US 2+2 to take up Israel, rights issue The Israel-Hamas conflict, besides human rights and democracy, will be on the table at the forthcoming 2+2 meeting of the Foreign and Defence Ministers of the US and India on November 10.</w:t>
            </w:r>
          </w:p>
        </w:tc>
        <w:tc>
          <w:tcPr>
            <w:tcW w:w="1339" w:type="dxa"/>
          </w:tcPr>
          <w:p w14:paraId="2EC39F4A" w14:textId="77777777" w:rsidR="00370756" w:rsidRDefault="00370756" w:rsidP="00370756">
            <w:pPr>
              <w:rPr>
                <w:sz w:val="16"/>
                <w:szCs w:val="16"/>
              </w:rPr>
            </w:pPr>
          </w:p>
          <w:p w14:paraId="43959E7B" w14:textId="77777777" w:rsidR="00370756" w:rsidRDefault="00370756" w:rsidP="00370756">
            <w:pPr>
              <w:rPr>
                <w:sz w:val="16"/>
                <w:szCs w:val="16"/>
              </w:rPr>
            </w:pPr>
          </w:p>
          <w:p w14:paraId="0086F0CA" w14:textId="77777777" w:rsidR="00370756" w:rsidRDefault="00370756" w:rsidP="00370756">
            <w:pPr>
              <w:rPr>
                <w:sz w:val="16"/>
                <w:szCs w:val="16"/>
              </w:rPr>
            </w:pPr>
          </w:p>
          <w:p w14:paraId="159D0DBB" w14:textId="53D0275C" w:rsidR="003E675C" w:rsidRPr="00370756" w:rsidRDefault="00370756" w:rsidP="00370756">
            <w:pPr>
              <w:rPr>
                <w:sz w:val="16"/>
                <w:szCs w:val="16"/>
              </w:rPr>
            </w:pPr>
            <w:r w:rsidRPr="00370756">
              <w:rPr>
                <w:sz w:val="16"/>
                <w:szCs w:val="16"/>
              </w:rPr>
              <w:t>Statements from Israeli officials regarding peace negotiations with Palestine</w:t>
            </w:r>
          </w:p>
        </w:tc>
        <w:tc>
          <w:tcPr>
            <w:tcW w:w="1233" w:type="dxa"/>
          </w:tcPr>
          <w:p w14:paraId="2B97FAAC" w14:textId="77777777" w:rsidR="00370756" w:rsidRDefault="00370756" w:rsidP="00370756">
            <w:pPr>
              <w:jc w:val="center"/>
              <w:rPr>
                <w:sz w:val="16"/>
                <w:szCs w:val="16"/>
              </w:rPr>
            </w:pPr>
          </w:p>
          <w:p w14:paraId="25F500C7" w14:textId="77777777" w:rsidR="00370756" w:rsidRDefault="00370756" w:rsidP="00370756">
            <w:pPr>
              <w:jc w:val="center"/>
              <w:rPr>
                <w:sz w:val="16"/>
                <w:szCs w:val="16"/>
              </w:rPr>
            </w:pPr>
          </w:p>
          <w:p w14:paraId="79F699DF" w14:textId="77777777" w:rsidR="00370756" w:rsidRDefault="00370756" w:rsidP="00370756">
            <w:pPr>
              <w:jc w:val="center"/>
              <w:rPr>
                <w:sz w:val="16"/>
                <w:szCs w:val="16"/>
              </w:rPr>
            </w:pPr>
          </w:p>
          <w:p w14:paraId="56BD7748" w14:textId="77777777" w:rsidR="00370756" w:rsidRDefault="00370756" w:rsidP="00370756">
            <w:pPr>
              <w:jc w:val="center"/>
              <w:rPr>
                <w:sz w:val="16"/>
                <w:szCs w:val="16"/>
              </w:rPr>
            </w:pPr>
          </w:p>
          <w:p w14:paraId="3B78B8B6" w14:textId="77777777" w:rsidR="00370756" w:rsidRDefault="00370756" w:rsidP="00370756">
            <w:pPr>
              <w:jc w:val="center"/>
              <w:rPr>
                <w:sz w:val="16"/>
                <w:szCs w:val="16"/>
              </w:rPr>
            </w:pPr>
          </w:p>
          <w:p w14:paraId="6AE8D99F" w14:textId="77777777" w:rsidR="00370756" w:rsidRDefault="00370756" w:rsidP="00370756">
            <w:pPr>
              <w:jc w:val="center"/>
              <w:rPr>
                <w:sz w:val="16"/>
                <w:szCs w:val="16"/>
              </w:rPr>
            </w:pPr>
          </w:p>
          <w:p w14:paraId="452483B8" w14:textId="3D95EB82" w:rsidR="003E675C" w:rsidRPr="00370756" w:rsidRDefault="00370756" w:rsidP="00370756">
            <w:pPr>
              <w:jc w:val="center"/>
              <w:rPr>
                <w:sz w:val="16"/>
                <w:szCs w:val="16"/>
              </w:rPr>
            </w:pPr>
            <w:r w:rsidRPr="00370756">
              <w:rPr>
                <w:sz w:val="16"/>
                <w:szCs w:val="16"/>
              </w:rPr>
              <w:t>Possible</w:t>
            </w:r>
          </w:p>
        </w:tc>
        <w:tc>
          <w:tcPr>
            <w:tcW w:w="3067" w:type="dxa"/>
          </w:tcPr>
          <w:p w14:paraId="24DDF9F2" w14:textId="7F08CD74" w:rsidR="003E675C" w:rsidRPr="00370756" w:rsidRDefault="00370756" w:rsidP="00370756">
            <w:pPr>
              <w:rPr>
                <w:sz w:val="16"/>
                <w:szCs w:val="16"/>
              </w:rPr>
            </w:pPr>
            <w:r w:rsidRPr="00370756">
              <w:rPr>
                <w:sz w:val="16"/>
                <w:szCs w:val="16"/>
              </w:rPr>
              <w:t>The news item indicates that the Israel-Hamas conflict and human rights issues will be discussed at the upcoming Indo-US 2+2 meeting. However, it does not provide direct evidence of ongoing peace negotiations between Israel and Palestine. While discussions at such high-level meetings could influence future negotiations, the actual statements from Israeli officials regarding peace negotiations are not confirmed in this report, making the likelihood of such statements occurring 'possible' but not certain.</w:t>
            </w:r>
          </w:p>
        </w:tc>
        <w:tc>
          <w:tcPr>
            <w:tcW w:w="1681" w:type="dxa"/>
          </w:tcPr>
          <w:p w14:paraId="6B6443B6" w14:textId="77777777" w:rsidR="003E675C" w:rsidRDefault="003E675C" w:rsidP="00370756">
            <w:pPr>
              <w:jc w:val="center"/>
              <w:rPr>
                <w:b/>
                <w:bCs/>
                <w:sz w:val="24"/>
                <w:szCs w:val="24"/>
              </w:rPr>
            </w:pPr>
          </w:p>
          <w:p w14:paraId="448DE44C" w14:textId="77777777" w:rsidR="00370756" w:rsidRDefault="00370756" w:rsidP="00370756">
            <w:pPr>
              <w:jc w:val="center"/>
              <w:rPr>
                <w:b/>
                <w:bCs/>
                <w:sz w:val="24"/>
                <w:szCs w:val="24"/>
              </w:rPr>
            </w:pPr>
          </w:p>
          <w:p w14:paraId="3AD07BC5" w14:textId="77777777" w:rsidR="00370756" w:rsidRDefault="00370756" w:rsidP="00370756">
            <w:pPr>
              <w:jc w:val="center"/>
              <w:rPr>
                <w:b/>
                <w:bCs/>
                <w:sz w:val="24"/>
                <w:szCs w:val="24"/>
              </w:rPr>
            </w:pPr>
          </w:p>
          <w:p w14:paraId="20B8C1DA" w14:textId="77777777" w:rsidR="00370756" w:rsidRDefault="00370756" w:rsidP="00370756">
            <w:pPr>
              <w:jc w:val="center"/>
              <w:rPr>
                <w:b/>
                <w:bCs/>
                <w:sz w:val="24"/>
                <w:szCs w:val="24"/>
              </w:rPr>
            </w:pPr>
          </w:p>
          <w:p w14:paraId="72CA730E" w14:textId="1E260B5E" w:rsidR="00370756" w:rsidRPr="00370756" w:rsidRDefault="00370756" w:rsidP="00370756">
            <w:pPr>
              <w:jc w:val="center"/>
              <w:rPr>
                <w:sz w:val="16"/>
                <w:szCs w:val="16"/>
              </w:rPr>
            </w:pPr>
            <w:r w:rsidRPr="00370756">
              <w:rPr>
                <w:sz w:val="16"/>
                <w:szCs w:val="16"/>
              </w:rPr>
              <w:t>0.33</w:t>
            </w:r>
          </w:p>
        </w:tc>
      </w:tr>
      <w:tr w:rsidR="003E675C" w14:paraId="52D74EAC" w14:textId="77777777" w:rsidTr="00370756">
        <w:tc>
          <w:tcPr>
            <w:tcW w:w="1696" w:type="dxa"/>
          </w:tcPr>
          <w:p w14:paraId="1AD1C77D" w14:textId="77777777" w:rsidR="00370756" w:rsidRPr="00370756" w:rsidRDefault="00370756" w:rsidP="00370756">
            <w:pPr>
              <w:rPr>
                <w:sz w:val="16"/>
                <w:szCs w:val="16"/>
              </w:rPr>
            </w:pPr>
            <w:r w:rsidRPr="00370756">
              <w:rPr>
                <w:sz w:val="16"/>
                <w:szCs w:val="16"/>
              </w:rPr>
              <w:t>Indo-US 2+2 to take up Israel, rights issue The Israel-Hamas conflict, besides human rights and democracy, will be on the table at the forthcoming 2+2 meeting of the Foreign and</w:t>
            </w:r>
            <w:r>
              <w:rPr>
                <w:sz w:val="16"/>
                <w:szCs w:val="16"/>
              </w:rPr>
              <w:t xml:space="preserve"> </w:t>
            </w:r>
            <w:r w:rsidRPr="00370756">
              <w:rPr>
                <w:sz w:val="16"/>
                <w:szCs w:val="16"/>
              </w:rPr>
              <w:t>Defence Ministers of the US</w:t>
            </w:r>
          </w:p>
          <w:p w14:paraId="11E04BBD" w14:textId="7CDEB3E3" w:rsidR="003E675C" w:rsidRPr="00370756" w:rsidRDefault="00370756" w:rsidP="00370756">
            <w:pPr>
              <w:rPr>
                <w:sz w:val="16"/>
                <w:szCs w:val="16"/>
              </w:rPr>
            </w:pPr>
            <w:r w:rsidRPr="00370756">
              <w:rPr>
                <w:sz w:val="16"/>
                <w:szCs w:val="16"/>
              </w:rPr>
              <w:t>and India on November 10.</w:t>
            </w:r>
          </w:p>
        </w:tc>
        <w:tc>
          <w:tcPr>
            <w:tcW w:w="1339" w:type="dxa"/>
          </w:tcPr>
          <w:p w14:paraId="7E509918" w14:textId="77777777" w:rsidR="00370756" w:rsidRDefault="00370756" w:rsidP="00370756">
            <w:pPr>
              <w:rPr>
                <w:sz w:val="16"/>
                <w:szCs w:val="16"/>
              </w:rPr>
            </w:pPr>
          </w:p>
          <w:p w14:paraId="3D5D78F6" w14:textId="77777777" w:rsidR="00370756" w:rsidRDefault="00370756" w:rsidP="00370756">
            <w:pPr>
              <w:rPr>
                <w:sz w:val="16"/>
                <w:szCs w:val="16"/>
              </w:rPr>
            </w:pPr>
          </w:p>
          <w:p w14:paraId="16E7634E" w14:textId="77777777" w:rsidR="00370756" w:rsidRDefault="00370756" w:rsidP="00370756">
            <w:pPr>
              <w:rPr>
                <w:sz w:val="16"/>
                <w:szCs w:val="16"/>
              </w:rPr>
            </w:pPr>
          </w:p>
          <w:p w14:paraId="64C63B78" w14:textId="45F659FF" w:rsidR="003E675C" w:rsidRPr="00370756" w:rsidRDefault="00370756" w:rsidP="00370756">
            <w:pPr>
              <w:rPr>
                <w:sz w:val="16"/>
                <w:szCs w:val="16"/>
              </w:rPr>
            </w:pPr>
            <w:r w:rsidRPr="00370756">
              <w:rPr>
                <w:sz w:val="16"/>
                <w:szCs w:val="16"/>
              </w:rPr>
              <w:t>Increased military presence or operations in Palestinian territories</w:t>
            </w:r>
          </w:p>
        </w:tc>
        <w:tc>
          <w:tcPr>
            <w:tcW w:w="1233" w:type="dxa"/>
          </w:tcPr>
          <w:p w14:paraId="417A4CD5" w14:textId="77777777" w:rsidR="00370756" w:rsidRDefault="00370756" w:rsidP="00370756">
            <w:pPr>
              <w:jc w:val="center"/>
              <w:rPr>
                <w:sz w:val="16"/>
                <w:szCs w:val="16"/>
              </w:rPr>
            </w:pPr>
          </w:p>
          <w:p w14:paraId="0919D79A" w14:textId="77777777" w:rsidR="00370756" w:rsidRDefault="00370756" w:rsidP="00370756">
            <w:pPr>
              <w:jc w:val="center"/>
              <w:rPr>
                <w:sz w:val="16"/>
                <w:szCs w:val="16"/>
              </w:rPr>
            </w:pPr>
          </w:p>
          <w:p w14:paraId="69E74CAE" w14:textId="77777777" w:rsidR="00370756" w:rsidRDefault="00370756" w:rsidP="00370756">
            <w:pPr>
              <w:jc w:val="center"/>
              <w:rPr>
                <w:sz w:val="16"/>
                <w:szCs w:val="16"/>
              </w:rPr>
            </w:pPr>
          </w:p>
          <w:p w14:paraId="5E147E03" w14:textId="77777777" w:rsidR="00370756" w:rsidRDefault="00370756" w:rsidP="00370756">
            <w:pPr>
              <w:jc w:val="center"/>
              <w:rPr>
                <w:sz w:val="16"/>
                <w:szCs w:val="16"/>
              </w:rPr>
            </w:pPr>
          </w:p>
          <w:p w14:paraId="6C7DA2B2" w14:textId="77777777" w:rsidR="00370756" w:rsidRDefault="00370756" w:rsidP="00370756">
            <w:pPr>
              <w:jc w:val="center"/>
              <w:rPr>
                <w:sz w:val="16"/>
                <w:szCs w:val="16"/>
              </w:rPr>
            </w:pPr>
          </w:p>
          <w:p w14:paraId="26CE61E2" w14:textId="77777777" w:rsidR="00370756" w:rsidRDefault="00370756" w:rsidP="00370756">
            <w:pPr>
              <w:jc w:val="center"/>
              <w:rPr>
                <w:sz w:val="16"/>
                <w:szCs w:val="16"/>
              </w:rPr>
            </w:pPr>
          </w:p>
          <w:p w14:paraId="23E45212" w14:textId="2AD775C9" w:rsidR="003E675C" w:rsidRPr="00370756" w:rsidRDefault="00370756" w:rsidP="00370756">
            <w:pPr>
              <w:jc w:val="center"/>
              <w:rPr>
                <w:sz w:val="16"/>
                <w:szCs w:val="16"/>
              </w:rPr>
            </w:pPr>
            <w:r w:rsidRPr="00370756">
              <w:rPr>
                <w:sz w:val="16"/>
                <w:szCs w:val="16"/>
              </w:rPr>
              <w:t>possible</w:t>
            </w:r>
          </w:p>
        </w:tc>
        <w:tc>
          <w:tcPr>
            <w:tcW w:w="3067" w:type="dxa"/>
          </w:tcPr>
          <w:p w14:paraId="092D5076" w14:textId="7020C9D2" w:rsidR="003E675C" w:rsidRPr="00370756" w:rsidRDefault="00370756" w:rsidP="00370756">
            <w:pPr>
              <w:rPr>
                <w:sz w:val="16"/>
                <w:szCs w:val="16"/>
              </w:rPr>
            </w:pPr>
            <w:r w:rsidRPr="00370756">
              <w:rPr>
                <w:sz w:val="16"/>
                <w:szCs w:val="16"/>
              </w:rPr>
              <w:t>The news item indicates that the Israel-Hamas conflict and human rights issues will be discussed at the upcoming Indo-US 2+2 meeting. While this suggests a focus on the situation in Israel and Palestine, it does not provide direct evidence of an imminent increase in military presence or operations in Palestinian territories. The discussions may lead to diplomatic actions or statements rather than immediate military changes, making the</w:t>
            </w:r>
            <w:r>
              <w:rPr>
                <w:sz w:val="16"/>
                <w:szCs w:val="16"/>
              </w:rPr>
              <w:t xml:space="preserve"> </w:t>
            </w:r>
            <w:r w:rsidRPr="00370756">
              <w:rPr>
                <w:sz w:val="16"/>
                <w:szCs w:val="16"/>
              </w:rPr>
              <w:t>likelihood of increased military operations possible but not certain.</w:t>
            </w:r>
          </w:p>
        </w:tc>
        <w:tc>
          <w:tcPr>
            <w:tcW w:w="1681" w:type="dxa"/>
          </w:tcPr>
          <w:p w14:paraId="1D094999" w14:textId="77777777" w:rsidR="00370756" w:rsidRDefault="00370756" w:rsidP="00370756">
            <w:pPr>
              <w:jc w:val="center"/>
              <w:rPr>
                <w:sz w:val="16"/>
                <w:szCs w:val="16"/>
              </w:rPr>
            </w:pPr>
          </w:p>
          <w:p w14:paraId="6260193A" w14:textId="77777777" w:rsidR="00370756" w:rsidRDefault="00370756" w:rsidP="00370756">
            <w:pPr>
              <w:jc w:val="center"/>
              <w:rPr>
                <w:sz w:val="16"/>
                <w:szCs w:val="16"/>
              </w:rPr>
            </w:pPr>
          </w:p>
          <w:p w14:paraId="7E5B7D4D" w14:textId="77777777" w:rsidR="00370756" w:rsidRDefault="00370756" w:rsidP="00370756">
            <w:pPr>
              <w:jc w:val="center"/>
              <w:rPr>
                <w:sz w:val="16"/>
                <w:szCs w:val="16"/>
              </w:rPr>
            </w:pPr>
          </w:p>
          <w:p w14:paraId="1A13C87B" w14:textId="77777777" w:rsidR="00370756" w:rsidRDefault="00370756" w:rsidP="00370756">
            <w:pPr>
              <w:jc w:val="center"/>
              <w:rPr>
                <w:sz w:val="16"/>
                <w:szCs w:val="16"/>
              </w:rPr>
            </w:pPr>
          </w:p>
          <w:p w14:paraId="636FD81B" w14:textId="77777777" w:rsidR="00370756" w:rsidRDefault="00370756" w:rsidP="00370756">
            <w:pPr>
              <w:jc w:val="center"/>
              <w:rPr>
                <w:sz w:val="16"/>
                <w:szCs w:val="16"/>
              </w:rPr>
            </w:pPr>
          </w:p>
          <w:p w14:paraId="3FB4D94C" w14:textId="77777777" w:rsidR="00370756" w:rsidRDefault="00370756" w:rsidP="00370756">
            <w:pPr>
              <w:jc w:val="center"/>
              <w:rPr>
                <w:sz w:val="16"/>
                <w:szCs w:val="16"/>
              </w:rPr>
            </w:pPr>
          </w:p>
          <w:p w14:paraId="2A748321" w14:textId="54C25E9F" w:rsidR="003E675C" w:rsidRPr="00370756" w:rsidRDefault="00370756" w:rsidP="00370756">
            <w:pPr>
              <w:jc w:val="center"/>
              <w:rPr>
                <w:sz w:val="16"/>
                <w:szCs w:val="16"/>
              </w:rPr>
            </w:pPr>
            <w:r>
              <w:rPr>
                <w:sz w:val="16"/>
                <w:szCs w:val="16"/>
              </w:rPr>
              <w:t>0.33</w:t>
            </w:r>
          </w:p>
        </w:tc>
      </w:tr>
      <w:tr w:rsidR="003E675C" w14:paraId="367E0567" w14:textId="77777777" w:rsidTr="00370756">
        <w:tc>
          <w:tcPr>
            <w:tcW w:w="1696" w:type="dxa"/>
          </w:tcPr>
          <w:p w14:paraId="28F1F37A" w14:textId="30260BC5" w:rsidR="003E675C" w:rsidRPr="00370756" w:rsidRDefault="00370756" w:rsidP="00370756">
            <w:pPr>
              <w:rPr>
                <w:sz w:val="16"/>
                <w:szCs w:val="16"/>
              </w:rPr>
            </w:pPr>
            <w:r w:rsidRPr="00370756">
              <w:rPr>
                <w:sz w:val="16"/>
                <w:szCs w:val="16"/>
              </w:rPr>
              <w:t>Indo-US 2+2 to take up Israel, rights issue</w:t>
            </w:r>
            <w:ins w:id="1297" w:author="Alexander Apartsin" w:date="2025-08-27T11:23:00Z" w16du:dateUtc="2025-08-27T08:23:00Z">
              <w:r w:rsidR="002E0357">
                <w:rPr>
                  <w:sz w:val="16"/>
                  <w:szCs w:val="16"/>
                </w:rPr>
                <w:t>.</w:t>
              </w:r>
            </w:ins>
            <w:r w:rsidRPr="00370756">
              <w:rPr>
                <w:sz w:val="16"/>
                <w:szCs w:val="16"/>
              </w:rPr>
              <w:t xml:space="preserve"> The Israel-Hamas conflict, besides human rights and democracy, will be on the table at the forthcoming 2+2 meeting of the </w:t>
            </w:r>
            <w:r w:rsidRPr="00370756">
              <w:rPr>
                <w:sz w:val="16"/>
                <w:szCs w:val="16"/>
              </w:rPr>
              <w:lastRenderedPageBreak/>
              <w:t>Foreign and Defence Ministers of the US and India on November 10.</w:t>
            </w:r>
          </w:p>
        </w:tc>
        <w:tc>
          <w:tcPr>
            <w:tcW w:w="1339" w:type="dxa"/>
          </w:tcPr>
          <w:p w14:paraId="39950D5E" w14:textId="77777777" w:rsidR="00370756" w:rsidRDefault="00370756" w:rsidP="00370756">
            <w:pPr>
              <w:rPr>
                <w:sz w:val="16"/>
                <w:szCs w:val="16"/>
              </w:rPr>
            </w:pPr>
          </w:p>
          <w:p w14:paraId="136BE796" w14:textId="77777777" w:rsidR="00370756" w:rsidRDefault="00370756" w:rsidP="00370756">
            <w:pPr>
              <w:rPr>
                <w:sz w:val="16"/>
                <w:szCs w:val="16"/>
              </w:rPr>
            </w:pPr>
          </w:p>
          <w:p w14:paraId="4699E8AA" w14:textId="77777777" w:rsidR="00370756" w:rsidRDefault="00370756" w:rsidP="00370756">
            <w:pPr>
              <w:rPr>
                <w:sz w:val="16"/>
                <w:szCs w:val="16"/>
              </w:rPr>
            </w:pPr>
          </w:p>
          <w:p w14:paraId="51C89400" w14:textId="77777777" w:rsidR="00370756" w:rsidRDefault="00370756" w:rsidP="00370756">
            <w:pPr>
              <w:rPr>
                <w:sz w:val="16"/>
                <w:szCs w:val="16"/>
              </w:rPr>
            </w:pPr>
          </w:p>
          <w:p w14:paraId="651664BD" w14:textId="197FAACF" w:rsidR="003E675C" w:rsidRPr="00370756" w:rsidRDefault="00370756" w:rsidP="00370756">
            <w:pPr>
              <w:rPr>
                <w:sz w:val="16"/>
                <w:szCs w:val="16"/>
              </w:rPr>
            </w:pPr>
            <w:r w:rsidRPr="00370756">
              <w:rPr>
                <w:sz w:val="16"/>
                <w:szCs w:val="16"/>
              </w:rPr>
              <w:t>Reports of civilian casualties or mass killings in conflict zones</w:t>
            </w:r>
          </w:p>
        </w:tc>
        <w:tc>
          <w:tcPr>
            <w:tcW w:w="1233" w:type="dxa"/>
          </w:tcPr>
          <w:p w14:paraId="1709DC5F" w14:textId="77777777" w:rsidR="00370756" w:rsidRDefault="00370756" w:rsidP="00370756">
            <w:pPr>
              <w:jc w:val="center"/>
              <w:rPr>
                <w:sz w:val="16"/>
                <w:szCs w:val="16"/>
              </w:rPr>
            </w:pPr>
          </w:p>
          <w:p w14:paraId="79BB5B3F" w14:textId="77777777" w:rsidR="00370756" w:rsidRDefault="00370756" w:rsidP="00370756">
            <w:pPr>
              <w:jc w:val="center"/>
              <w:rPr>
                <w:sz w:val="16"/>
                <w:szCs w:val="16"/>
              </w:rPr>
            </w:pPr>
          </w:p>
          <w:p w14:paraId="1063D9D5" w14:textId="77777777" w:rsidR="00370756" w:rsidRDefault="00370756" w:rsidP="00370756">
            <w:pPr>
              <w:jc w:val="center"/>
              <w:rPr>
                <w:sz w:val="16"/>
                <w:szCs w:val="16"/>
              </w:rPr>
            </w:pPr>
          </w:p>
          <w:p w14:paraId="17B07BE1" w14:textId="77777777" w:rsidR="00370756" w:rsidRDefault="00370756" w:rsidP="00370756">
            <w:pPr>
              <w:jc w:val="center"/>
              <w:rPr>
                <w:sz w:val="16"/>
                <w:szCs w:val="16"/>
              </w:rPr>
            </w:pPr>
          </w:p>
          <w:p w14:paraId="10B322CF" w14:textId="77777777" w:rsidR="00370756" w:rsidRDefault="00370756" w:rsidP="00370756">
            <w:pPr>
              <w:jc w:val="center"/>
              <w:rPr>
                <w:sz w:val="16"/>
                <w:szCs w:val="16"/>
              </w:rPr>
            </w:pPr>
          </w:p>
          <w:p w14:paraId="31A26DD3" w14:textId="77777777" w:rsidR="00370756" w:rsidRDefault="00370756" w:rsidP="00370756">
            <w:pPr>
              <w:jc w:val="center"/>
              <w:rPr>
                <w:sz w:val="16"/>
                <w:szCs w:val="16"/>
              </w:rPr>
            </w:pPr>
          </w:p>
          <w:p w14:paraId="27238333" w14:textId="434B0F9A" w:rsidR="003E675C" w:rsidRPr="00370756" w:rsidRDefault="00370756" w:rsidP="00370756">
            <w:pPr>
              <w:jc w:val="center"/>
              <w:rPr>
                <w:sz w:val="16"/>
                <w:szCs w:val="16"/>
              </w:rPr>
            </w:pPr>
            <w:r w:rsidRPr="00370756">
              <w:rPr>
                <w:sz w:val="16"/>
                <w:szCs w:val="16"/>
              </w:rPr>
              <w:t>likely</w:t>
            </w:r>
          </w:p>
        </w:tc>
        <w:tc>
          <w:tcPr>
            <w:tcW w:w="3067" w:type="dxa"/>
          </w:tcPr>
          <w:p w14:paraId="1FFC20E1" w14:textId="77777777" w:rsidR="00370756" w:rsidRPr="00370756" w:rsidRDefault="00370756" w:rsidP="00370756">
            <w:pPr>
              <w:rPr>
                <w:sz w:val="16"/>
                <w:szCs w:val="16"/>
              </w:rPr>
            </w:pPr>
            <w:r w:rsidRPr="00370756">
              <w:rPr>
                <w:sz w:val="16"/>
                <w:szCs w:val="16"/>
              </w:rPr>
              <w:t>The news item indicates that the Israel-Hamas conflict, along</w:t>
            </w:r>
          </w:p>
          <w:p w14:paraId="26861DB9" w14:textId="77777777" w:rsidR="00370756" w:rsidRPr="00370756" w:rsidRDefault="00370756" w:rsidP="00370756">
            <w:pPr>
              <w:rPr>
                <w:sz w:val="16"/>
                <w:szCs w:val="16"/>
              </w:rPr>
            </w:pPr>
            <w:r w:rsidRPr="00370756">
              <w:rPr>
                <w:sz w:val="16"/>
                <w:szCs w:val="16"/>
              </w:rPr>
              <w:t>with human rights issues, will be discussed at an upcoming</w:t>
            </w:r>
          </w:p>
          <w:p w14:paraId="022F0EB7" w14:textId="77777777" w:rsidR="00370756" w:rsidRPr="00370756" w:rsidRDefault="00370756" w:rsidP="00370756">
            <w:pPr>
              <w:rPr>
                <w:sz w:val="16"/>
                <w:szCs w:val="16"/>
              </w:rPr>
            </w:pPr>
            <w:r w:rsidRPr="00370756">
              <w:rPr>
                <w:sz w:val="16"/>
                <w:szCs w:val="16"/>
              </w:rPr>
              <w:t>international meeting. Given the ongoing nature of the conflict</w:t>
            </w:r>
          </w:p>
          <w:p w14:paraId="6254210D" w14:textId="77777777" w:rsidR="00370756" w:rsidRPr="00370756" w:rsidRDefault="00370756" w:rsidP="00370756">
            <w:pPr>
              <w:rPr>
                <w:sz w:val="16"/>
                <w:szCs w:val="16"/>
              </w:rPr>
            </w:pPr>
            <w:r w:rsidRPr="00370756">
              <w:rPr>
                <w:sz w:val="16"/>
                <w:szCs w:val="16"/>
              </w:rPr>
              <w:t>and previous reports of civilian casualties, it is reasonable to</w:t>
            </w:r>
          </w:p>
          <w:p w14:paraId="5084CDC2" w14:textId="77777777" w:rsidR="00370756" w:rsidRPr="00370756" w:rsidRDefault="00370756" w:rsidP="00370756">
            <w:pPr>
              <w:rPr>
                <w:sz w:val="16"/>
                <w:szCs w:val="16"/>
              </w:rPr>
            </w:pPr>
            <w:r w:rsidRPr="00370756">
              <w:rPr>
                <w:sz w:val="16"/>
                <w:szCs w:val="16"/>
              </w:rPr>
              <w:lastRenderedPageBreak/>
              <w:t>assess that there are likely ongoing reports of civilian casualties</w:t>
            </w:r>
          </w:p>
          <w:p w14:paraId="11D67AC0" w14:textId="77777777" w:rsidR="00370756" w:rsidRPr="00370756" w:rsidRDefault="00370756" w:rsidP="00370756">
            <w:pPr>
              <w:rPr>
                <w:sz w:val="16"/>
                <w:szCs w:val="16"/>
              </w:rPr>
            </w:pPr>
            <w:r w:rsidRPr="00370756">
              <w:rPr>
                <w:sz w:val="16"/>
                <w:szCs w:val="16"/>
              </w:rPr>
              <w:t>or mass killings in the conflict zones. However, without specific</w:t>
            </w:r>
          </w:p>
          <w:p w14:paraId="6C2FC11C" w14:textId="77777777" w:rsidR="00370756" w:rsidRPr="00370756" w:rsidRDefault="00370756" w:rsidP="00370756">
            <w:pPr>
              <w:rPr>
                <w:sz w:val="16"/>
                <w:szCs w:val="16"/>
              </w:rPr>
            </w:pPr>
            <w:r w:rsidRPr="00370756">
              <w:rPr>
                <w:sz w:val="16"/>
                <w:szCs w:val="16"/>
              </w:rPr>
              <w:t>recent data or reports confirming these incidents, the certainty</w:t>
            </w:r>
          </w:p>
          <w:p w14:paraId="186CFB85" w14:textId="7F103333" w:rsidR="003E675C" w:rsidRPr="00370756" w:rsidRDefault="00370756" w:rsidP="00370756">
            <w:pPr>
              <w:rPr>
                <w:sz w:val="16"/>
                <w:szCs w:val="16"/>
              </w:rPr>
            </w:pPr>
            <w:r w:rsidRPr="00370756">
              <w:rPr>
                <w:sz w:val="16"/>
                <w:szCs w:val="16"/>
              </w:rPr>
              <w:t>is not at the highest level.</w:t>
            </w:r>
          </w:p>
        </w:tc>
        <w:tc>
          <w:tcPr>
            <w:tcW w:w="1681" w:type="dxa"/>
          </w:tcPr>
          <w:p w14:paraId="72ED6820" w14:textId="77777777" w:rsidR="00370756" w:rsidRDefault="00370756" w:rsidP="00370756">
            <w:pPr>
              <w:jc w:val="center"/>
              <w:rPr>
                <w:sz w:val="16"/>
                <w:szCs w:val="16"/>
              </w:rPr>
            </w:pPr>
          </w:p>
          <w:p w14:paraId="2B0BAAC5" w14:textId="77777777" w:rsidR="00370756" w:rsidRDefault="00370756" w:rsidP="00370756">
            <w:pPr>
              <w:jc w:val="center"/>
              <w:rPr>
                <w:sz w:val="16"/>
                <w:szCs w:val="16"/>
              </w:rPr>
            </w:pPr>
          </w:p>
          <w:p w14:paraId="7FB32211" w14:textId="77777777" w:rsidR="00370756" w:rsidRDefault="00370756" w:rsidP="00370756">
            <w:pPr>
              <w:jc w:val="center"/>
              <w:rPr>
                <w:sz w:val="16"/>
                <w:szCs w:val="16"/>
              </w:rPr>
            </w:pPr>
          </w:p>
          <w:p w14:paraId="1DED4425" w14:textId="77777777" w:rsidR="00370756" w:rsidRDefault="00370756" w:rsidP="00370756">
            <w:pPr>
              <w:jc w:val="center"/>
              <w:rPr>
                <w:sz w:val="16"/>
                <w:szCs w:val="16"/>
              </w:rPr>
            </w:pPr>
          </w:p>
          <w:p w14:paraId="0FD966C1" w14:textId="77777777" w:rsidR="00370756" w:rsidRDefault="00370756" w:rsidP="00370756">
            <w:pPr>
              <w:jc w:val="center"/>
              <w:rPr>
                <w:sz w:val="16"/>
                <w:szCs w:val="16"/>
              </w:rPr>
            </w:pPr>
          </w:p>
          <w:p w14:paraId="32D86BA8" w14:textId="77777777" w:rsidR="00370756" w:rsidRDefault="00370756" w:rsidP="00370756">
            <w:pPr>
              <w:jc w:val="center"/>
              <w:rPr>
                <w:sz w:val="16"/>
                <w:szCs w:val="16"/>
              </w:rPr>
            </w:pPr>
          </w:p>
          <w:p w14:paraId="27F9D571" w14:textId="2247AD84" w:rsidR="003E675C" w:rsidRPr="00370756" w:rsidRDefault="00370756" w:rsidP="00370756">
            <w:pPr>
              <w:jc w:val="center"/>
              <w:rPr>
                <w:sz w:val="16"/>
                <w:szCs w:val="16"/>
              </w:rPr>
            </w:pPr>
            <w:r w:rsidRPr="00370756">
              <w:rPr>
                <w:sz w:val="16"/>
                <w:szCs w:val="16"/>
              </w:rPr>
              <w:t>0.66</w:t>
            </w:r>
          </w:p>
        </w:tc>
      </w:tr>
    </w:tbl>
    <w:p w14:paraId="37577441" w14:textId="77777777" w:rsidR="003E675C" w:rsidRDefault="003E675C" w:rsidP="003E675C">
      <w:pPr>
        <w:rPr>
          <w:b/>
          <w:bCs/>
          <w:sz w:val="24"/>
          <w:szCs w:val="24"/>
        </w:rPr>
      </w:pPr>
    </w:p>
    <w:p w14:paraId="255A4759" w14:textId="76F2C32A" w:rsidR="00370756" w:rsidRDefault="00370756" w:rsidP="003E675C">
      <w:pPr>
        <w:rPr>
          <w:b/>
          <w:bCs/>
          <w:sz w:val="24"/>
          <w:szCs w:val="24"/>
          <w:u w:val="single"/>
        </w:rPr>
      </w:pPr>
      <w:r w:rsidRPr="00370756">
        <w:rPr>
          <w:b/>
          <w:bCs/>
          <w:sz w:val="24"/>
          <w:szCs w:val="24"/>
          <w:u w:val="single"/>
        </w:rPr>
        <w:t>Resulting Scores (correct relation is in red and has rank 4 out of 19)</w:t>
      </w:r>
    </w:p>
    <w:p w14:paraId="6A649425" w14:textId="79276C6F" w:rsidR="00370756" w:rsidRDefault="00370756" w:rsidP="003E675C">
      <w:pPr>
        <w:rPr>
          <w:b/>
          <w:bCs/>
          <w:sz w:val="24"/>
          <w:szCs w:val="24"/>
          <w:u w:val="single"/>
        </w:rPr>
      </w:pPr>
      <w:r w:rsidRPr="00370756">
        <w:rPr>
          <w:b/>
          <w:bCs/>
          <w:noProof/>
          <w:sz w:val="24"/>
          <w:szCs w:val="24"/>
          <w:u w:val="single"/>
        </w:rPr>
        <w:drawing>
          <wp:inline distT="0" distB="0" distL="0" distR="0" wp14:anchorId="7877D6CE" wp14:editId="01E3CB61">
            <wp:extent cx="5731510" cy="5075555"/>
            <wp:effectExtent l="0" t="0" r="2540" b="0"/>
            <wp:docPr id="1331528762" name="Picture 1" descr="A table of military perso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28762" name="Picture 1" descr="A table of military personnel&#10;&#10;AI-generated content may be incorrect."/>
                    <pic:cNvPicPr/>
                  </pic:nvPicPr>
                  <pic:blipFill>
                    <a:blip r:embed="rId13"/>
                    <a:stretch>
                      <a:fillRect/>
                    </a:stretch>
                  </pic:blipFill>
                  <pic:spPr>
                    <a:xfrm>
                      <a:off x="0" y="0"/>
                      <a:ext cx="5731510" cy="5075555"/>
                    </a:xfrm>
                    <a:prstGeom prst="rect">
                      <a:avLst/>
                    </a:prstGeom>
                  </pic:spPr>
                </pic:pic>
              </a:graphicData>
            </a:graphic>
          </wp:inline>
        </w:drawing>
      </w:r>
    </w:p>
    <w:p w14:paraId="1986B17F" w14:textId="49A0F8CA" w:rsidR="00370756" w:rsidRDefault="003E5877">
      <w:pPr>
        <w:pStyle w:val="Heading1"/>
        <w:numPr>
          <w:ilvl w:val="0"/>
          <w:numId w:val="14"/>
        </w:numPr>
        <w:ind w:left="357" w:hanging="357"/>
        <w:pPrChange w:id="1298" w:author="Ben Remez" w:date="2025-08-25T11:25:00Z" w16du:dateUtc="2025-08-25T08:25:00Z">
          <w:pPr>
            <w:pStyle w:val="Heading1"/>
            <w:numPr>
              <w:numId w:val="7"/>
            </w:numPr>
            <w:ind w:left="357" w:hanging="357"/>
          </w:pPr>
        </w:pPrChange>
      </w:pPr>
      <w:bookmarkStart w:id="1299" w:name="_Toc207062971"/>
      <w:del w:id="1300" w:author="Ben Remez" w:date="2025-08-25T14:39:00Z" w16du:dateUtc="2025-08-25T11:39:00Z">
        <w:r w:rsidDel="008A44B0">
          <w:delText>Test Experiment Design and Execution</w:delText>
        </w:r>
      </w:del>
      <w:ins w:id="1301" w:author="Ben Remez" w:date="2025-08-25T14:39:00Z" w16du:dateUtc="2025-08-25T11:39:00Z">
        <w:r w:rsidR="008A44B0">
          <w:t>Experiments</w:t>
        </w:r>
      </w:ins>
      <w:bookmarkEnd w:id="1299"/>
    </w:p>
    <w:p w14:paraId="6943EA82" w14:textId="225475C6" w:rsidR="00722F75" w:rsidRDefault="000E1DDE" w:rsidP="007621AA">
      <w:pPr>
        <w:ind w:firstLine="357"/>
        <w:jc w:val="both"/>
        <w:rPr>
          <w:sz w:val="24"/>
          <w:szCs w:val="24"/>
        </w:rPr>
        <w:pPrChange w:id="1302" w:author="Alexander Apartsin" w:date="2025-08-27T11:06:00Z" w16du:dateUtc="2025-08-27T08:06:00Z">
          <w:pPr>
            <w:ind w:firstLine="357"/>
          </w:pPr>
        </w:pPrChange>
      </w:pPr>
      <w:r w:rsidRPr="000E1DDE">
        <w:rPr>
          <w:sz w:val="24"/>
          <w:szCs w:val="24"/>
        </w:rPr>
        <w:t>To evaluate the performance of our proposed ACH-based inference framework, we conducted experiments using the MIRAI benchmark, introduced by Ye et al. [3</w:t>
      </w:r>
      <w:ins w:id="1303" w:author="Ben Remez" w:date="2025-08-26T11:39:00Z" w16du:dateUtc="2025-08-26T08:39:00Z">
        <w:r w:rsidR="005C5A79">
          <w:rPr>
            <w:sz w:val="24"/>
            <w:szCs w:val="24"/>
          </w:rPr>
          <w:t>7</w:t>
        </w:r>
      </w:ins>
      <w:del w:id="1304" w:author="Ben Remez" w:date="2025-08-26T09:57:00Z" w16du:dateUtc="2025-08-26T06:57:00Z">
        <w:r w:rsidRPr="000E1DDE" w:rsidDel="005F07A2">
          <w:rPr>
            <w:sz w:val="24"/>
            <w:szCs w:val="24"/>
          </w:rPr>
          <w:delText>1</w:delText>
        </w:r>
      </w:del>
      <w:r w:rsidRPr="000E1DDE">
        <w:rPr>
          <w:sz w:val="24"/>
          <w:szCs w:val="24"/>
        </w:rPr>
        <w:t>], which is designed to assess LLM agents in the context of geopolitical event forecasting. Each MIRAI test query defines a structured prediction task, including a source and target country, a forecast date, and a ground truth event label encoded using the CAMEO schema [</w:t>
      </w:r>
      <w:r w:rsidR="005F07A2">
        <w:rPr>
          <w:sz w:val="24"/>
          <w:szCs w:val="24"/>
        </w:rPr>
        <w:t>6</w:t>
      </w:r>
      <w:del w:id="1305" w:author="Ben Remez" w:date="2025-08-26T09:53:00Z" w16du:dateUtc="2025-08-26T06:53:00Z">
        <w:r w:rsidRPr="000E1DDE" w:rsidDel="005F07A2">
          <w:rPr>
            <w:sz w:val="24"/>
            <w:szCs w:val="24"/>
          </w:rPr>
          <w:delText>5</w:delText>
        </w:r>
      </w:del>
      <w:r w:rsidRPr="000E1DDE">
        <w:rPr>
          <w:sz w:val="24"/>
          <w:szCs w:val="24"/>
        </w:rPr>
        <w:t>].</w:t>
      </w:r>
    </w:p>
    <w:p w14:paraId="261B44EA" w14:textId="580E108C" w:rsidR="000E1DDE" w:rsidRDefault="000E1DDE" w:rsidP="007621AA">
      <w:pPr>
        <w:jc w:val="both"/>
        <w:rPr>
          <w:sz w:val="24"/>
          <w:szCs w:val="24"/>
        </w:rPr>
        <w:pPrChange w:id="1306" w:author="Alexander Apartsin" w:date="2025-08-27T11:06:00Z" w16du:dateUtc="2025-08-27T08:06:00Z">
          <w:pPr/>
        </w:pPrChange>
      </w:pPr>
      <w:r w:rsidRPr="000E1DDE">
        <w:rPr>
          <w:sz w:val="24"/>
          <w:szCs w:val="24"/>
        </w:rPr>
        <w:lastRenderedPageBreak/>
        <w:t>Our experimental pipeline mirrors the high-level structure of the MIRAI evaluation framework. For each forecasting query, the system generates early indicators (factors) using an LLM, infers their influence on a predefined hypothesis space (CAMEO relations), retrieves relevant articles from a local news corpus using a retrieval-augmented generation (RAG) approach</w:t>
      </w:r>
      <w:r>
        <w:rPr>
          <w:sz w:val="24"/>
          <w:szCs w:val="24"/>
        </w:rPr>
        <w:t xml:space="preserve"> or manually using the document Ids (given in the test subset files)</w:t>
      </w:r>
      <w:r w:rsidRPr="000E1DDE">
        <w:rPr>
          <w:sz w:val="24"/>
          <w:szCs w:val="24"/>
        </w:rPr>
        <w:t>, and computes final hypothesis scores using a matrix-based probabilistic aggregation method.</w:t>
      </w:r>
    </w:p>
    <w:p w14:paraId="70319F4B" w14:textId="63354D96" w:rsidR="000E1DDE" w:rsidRDefault="000E1DDE" w:rsidP="007621AA">
      <w:pPr>
        <w:jc w:val="both"/>
        <w:rPr>
          <w:sz w:val="24"/>
          <w:szCs w:val="24"/>
        </w:rPr>
        <w:pPrChange w:id="1307" w:author="Alexander Apartsin" w:date="2025-08-27T11:06:00Z" w16du:dateUtc="2025-08-27T08:06:00Z">
          <w:pPr/>
        </w:pPrChange>
      </w:pPr>
      <w:r w:rsidRPr="000E1DDE">
        <w:rPr>
          <w:sz w:val="24"/>
          <w:szCs w:val="24"/>
        </w:rPr>
        <w:t xml:space="preserve">In our evaluation, we focused specifically on the first-level relation classification, which involves mapping the predicted and ground truth CAMEO codes to their corresponding two-digit top-level relation categories. This </w:t>
      </w:r>
      <w:del w:id="1308" w:author="Alexander Apartsin" w:date="2025-08-27T11:22:00Z" w16du:dateUtc="2025-08-27T08:22:00Z">
        <w:r w:rsidRPr="000E1DDE" w:rsidDel="002E0357">
          <w:rPr>
            <w:sz w:val="24"/>
            <w:szCs w:val="24"/>
          </w:rPr>
          <w:delText>allows us to measure model performance at a coarser but still meaningful semantic resolution, in line</w:delText>
        </w:r>
      </w:del>
      <w:ins w:id="1309" w:author="Alexander Apartsin" w:date="2025-08-27T11:22:00Z" w16du:dateUtc="2025-08-27T08:22:00Z">
        <w:r w:rsidR="002E0357">
          <w:rPr>
            <w:sz w:val="24"/>
            <w:szCs w:val="24"/>
          </w:rPr>
          <w:t>enables us to evaluate model performance at a coarser yet still meaningful semantic resolution, aligning</w:t>
        </w:r>
      </w:ins>
      <w:r w:rsidRPr="000E1DDE">
        <w:rPr>
          <w:sz w:val="24"/>
          <w:szCs w:val="24"/>
        </w:rPr>
        <w:t xml:space="preserve"> with prior work.</w:t>
      </w:r>
    </w:p>
    <w:p w14:paraId="753EF55F" w14:textId="61081202" w:rsidR="000E1DDE" w:rsidRDefault="000E1DDE" w:rsidP="007621AA">
      <w:pPr>
        <w:jc w:val="both"/>
        <w:rPr>
          <w:sz w:val="24"/>
          <w:szCs w:val="24"/>
        </w:rPr>
        <w:pPrChange w:id="1310" w:author="Alexander Apartsin" w:date="2025-08-27T11:06:00Z" w16du:dateUtc="2025-08-27T08:06:00Z">
          <w:pPr/>
        </w:pPrChange>
      </w:pPr>
      <w:r w:rsidRPr="000E1DDE">
        <w:rPr>
          <w:sz w:val="24"/>
          <w:szCs w:val="24"/>
        </w:rPr>
        <w:t>To further align with the MIRAI framework, we replicated the benchmark’s “quad” and “binary” relation grouping schemes. However, at this stage, we have only conducted experiments on the quad classification setting, which reduces the 38 original CAMEO classes into four high-level categories: Verbal Cooperation, Material Cooperation, Verbal Conflict, and Material Conflict. This grouping enables us to evaluate the model’s capacity to capture the nature of inter-state interactions while reducing sparsity and class imbalance.</w:t>
      </w:r>
    </w:p>
    <w:p w14:paraId="75025E49" w14:textId="20275476" w:rsidR="000E1DDE" w:rsidRDefault="000E1DDE" w:rsidP="007621AA">
      <w:pPr>
        <w:jc w:val="both"/>
        <w:rPr>
          <w:ins w:id="1311" w:author="Ben Remez" w:date="2025-08-25T14:37:00Z" w16du:dateUtc="2025-08-25T11:37:00Z"/>
          <w:sz w:val="24"/>
          <w:szCs w:val="24"/>
        </w:rPr>
        <w:pPrChange w:id="1312" w:author="Alexander Apartsin" w:date="2025-08-27T11:06:00Z" w16du:dateUtc="2025-08-27T08:06:00Z">
          <w:pPr/>
        </w:pPrChange>
      </w:pPr>
      <w:r w:rsidRPr="000E1DDE">
        <w:rPr>
          <w:sz w:val="24"/>
          <w:szCs w:val="24"/>
        </w:rPr>
        <w:t>Performance was assessed using standard evaluation metrics: precision, recall, F1 score, and Kullback–Leibler (KL) divergence. These metrics were computed for both our</w:t>
      </w:r>
      <w:r>
        <w:rPr>
          <w:sz w:val="24"/>
          <w:szCs w:val="24"/>
        </w:rPr>
        <w:t xml:space="preserve"> RAG</w:t>
      </w:r>
      <w:r w:rsidRPr="000E1DDE">
        <w:rPr>
          <w:sz w:val="24"/>
          <w:szCs w:val="24"/>
        </w:rPr>
        <w:t xml:space="preserve"> and manual</w:t>
      </w:r>
      <w:r>
        <w:rPr>
          <w:sz w:val="24"/>
          <w:szCs w:val="24"/>
        </w:rPr>
        <w:t xml:space="preserve"> </w:t>
      </w:r>
      <w:r w:rsidRPr="000E1DDE">
        <w:rPr>
          <w:sz w:val="24"/>
          <w:szCs w:val="24"/>
        </w:rPr>
        <w:t xml:space="preserve">document retrieval </w:t>
      </w:r>
      <w:r>
        <w:rPr>
          <w:sz w:val="24"/>
          <w:szCs w:val="24"/>
        </w:rPr>
        <w:t>pipelines</w:t>
      </w:r>
      <w:r w:rsidRPr="000E1DDE">
        <w:rPr>
          <w:sz w:val="24"/>
          <w:szCs w:val="24"/>
        </w:rPr>
        <w:t>. The results are compared against the MIRAI benchmark’s reported performance, enabling a direct evaluation of the proposed method’s strengths and limitations.</w:t>
      </w:r>
    </w:p>
    <w:p w14:paraId="74029686" w14:textId="54DFD3F0" w:rsidR="008A44B0" w:rsidRDefault="008A44B0" w:rsidP="007621AA">
      <w:pPr>
        <w:jc w:val="both"/>
        <w:rPr>
          <w:ins w:id="1313" w:author="Ben Remez" w:date="2025-08-25T23:24:00Z" w16du:dateUtc="2025-08-25T20:24:00Z"/>
          <w:sz w:val="24"/>
          <w:szCs w:val="24"/>
        </w:rPr>
        <w:pPrChange w:id="1314" w:author="Alexander Apartsin" w:date="2025-08-27T11:06:00Z" w16du:dateUtc="2025-08-27T08:06:00Z">
          <w:pPr/>
        </w:pPrChange>
      </w:pPr>
      <w:ins w:id="1315" w:author="Ben Remez" w:date="2025-08-25T14:37:00Z" w16du:dateUtc="2025-08-25T11:37:00Z">
        <w:r>
          <w:rPr>
            <w:sz w:val="24"/>
            <w:szCs w:val="24"/>
          </w:rPr>
          <w:t xml:space="preserve">This section presents the experimental design and execution process used to evaluate and refine our ACH-based </w:t>
        </w:r>
      </w:ins>
      <w:ins w:id="1316" w:author="Ben Remez" w:date="2025-08-25T14:38:00Z" w16du:dateUtc="2025-08-25T11:38:00Z">
        <w:r>
          <w:rPr>
            <w:sz w:val="24"/>
            <w:szCs w:val="24"/>
          </w:rPr>
          <w:t>forecasting pipeline. The experiments were designed iteratively, with each stage introducing targeted improvements based on insights from previous results. The evaluation compa</w:t>
        </w:r>
      </w:ins>
      <w:ins w:id="1317" w:author="Ben Remez" w:date="2025-08-25T14:39:00Z" w16du:dateUtc="2025-08-25T11:39:00Z">
        <w:r>
          <w:rPr>
            <w:sz w:val="24"/>
            <w:szCs w:val="24"/>
          </w:rPr>
          <w:t>red two retrieval strategies</w:t>
        </w:r>
        <w:del w:id="1318" w:author="Alexander Apartsin" w:date="2025-08-27T11:06:00Z" w16du:dateUtc="2025-08-27T08:06:00Z">
          <w:r w:rsidDel="007621AA">
            <w:rPr>
              <w:sz w:val="24"/>
              <w:szCs w:val="24"/>
            </w:rPr>
            <w:delText xml:space="preserve">, manual extraction and RAG-based retrieval, </w:delText>
          </w:r>
        </w:del>
      </w:ins>
      <w:ins w:id="1319" w:author="Alexander Apartsin" w:date="2025-08-27T11:06:00Z" w16du:dateUtc="2025-08-27T08:06:00Z">
        <w:r w:rsidR="007621AA">
          <w:rPr>
            <w:sz w:val="24"/>
            <w:szCs w:val="24"/>
          </w:rPr>
          <w:t xml:space="preserve"> —</w:t>
        </w:r>
      </w:ins>
      <w:ins w:id="1320" w:author="Alexander Apartsin" w:date="2025-08-27T11:22:00Z" w16du:dateUtc="2025-08-27T08:22:00Z">
        <w:r w:rsidR="002E0357">
          <w:rPr>
            <w:sz w:val="24"/>
            <w:szCs w:val="24"/>
          </w:rPr>
          <w:t xml:space="preserve"> manual extraction and RAG-based retrieval — </w:t>
        </w:r>
      </w:ins>
      <w:ins w:id="1321" w:author="Ben Remez" w:date="2025-08-25T14:39:00Z" w16du:dateUtc="2025-08-25T11:39:00Z">
        <w:r>
          <w:rPr>
            <w:sz w:val="24"/>
            <w:szCs w:val="24"/>
          </w:rPr>
          <w:t>across three experiments.</w:t>
        </w:r>
      </w:ins>
    </w:p>
    <w:p w14:paraId="4DDF8F9B" w14:textId="50B95B4B" w:rsidR="006826A9" w:rsidRDefault="006826A9" w:rsidP="007621AA">
      <w:pPr>
        <w:jc w:val="both"/>
        <w:rPr>
          <w:ins w:id="1322" w:author="Ben Remez" w:date="2025-08-25T14:39:00Z" w16du:dateUtc="2025-08-25T11:39:00Z"/>
          <w:sz w:val="24"/>
          <w:szCs w:val="24"/>
        </w:rPr>
        <w:pPrChange w:id="1323" w:author="Alexander Apartsin" w:date="2025-08-27T11:06:00Z" w16du:dateUtc="2025-08-27T08:06:00Z">
          <w:pPr/>
        </w:pPrChange>
      </w:pPr>
      <w:ins w:id="1324" w:author="Ben Remez" w:date="2025-08-25T23:24:00Z" w16du:dateUtc="2025-08-25T20:24:00Z">
        <w:r>
          <w:rPr>
            <w:sz w:val="24"/>
            <w:szCs w:val="24"/>
          </w:rPr>
          <w:t>These experiments were conducted using the MIRAI benchmark [3</w:t>
        </w:r>
      </w:ins>
      <w:ins w:id="1325" w:author="Ben Remez" w:date="2025-08-26T11:39:00Z" w16du:dateUtc="2025-08-26T08:39:00Z">
        <w:r w:rsidR="005C5A79">
          <w:rPr>
            <w:sz w:val="24"/>
            <w:szCs w:val="24"/>
          </w:rPr>
          <w:t>7</w:t>
        </w:r>
      </w:ins>
      <w:ins w:id="1326" w:author="Ben Remez" w:date="2025-08-25T23:24:00Z" w16du:dateUtc="2025-08-25T20:24:00Z">
        <w:r>
          <w:rPr>
            <w:sz w:val="24"/>
            <w:szCs w:val="24"/>
          </w:rPr>
          <w:t xml:space="preserve">], </w:t>
        </w:r>
        <w:del w:id="1327" w:author="Alexander Apartsin" w:date="2025-08-27T11:06:00Z" w16du:dateUtc="2025-08-27T08:06:00Z">
          <w:r w:rsidDel="007621AA">
            <w:rPr>
              <w:sz w:val="24"/>
              <w:szCs w:val="24"/>
            </w:rPr>
            <w:delText>ensuring a standardized evaluation framework and enabling</w:delText>
          </w:r>
        </w:del>
      </w:ins>
      <w:ins w:id="1328" w:author="Alexander Apartsin" w:date="2025-08-27T11:06:00Z" w16du:dateUtc="2025-08-27T08:06:00Z">
        <w:r w:rsidR="007621AA">
          <w:rPr>
            <w:sz w:val="24"/>
            <w:szCs w:val="24"/>
          </w:rPr>
          <w:t>which ensures a standardized evaluation framework and enables</w:t>
        </w:r>
      </w:ins>
      <w:ins w:id="1329" w:author="Ben Remez" w:date="2025-08-25T23:24:00Z" w16du:dateUtc="2025-08-25T20:24:00Z">
        <w:r>
          <w:rPr>
            <w:sz w:val="24"/>
            <w:szCs w:val="24"/>
          </w:rPr>
          <w:t xml:space="preserve"> direct comparison with MIRAI’s reported results.</w:t>
        </w:r>
      </w:ins>
    </w:p>
    <w:p w14:paraId="488CE616" w14:textId="6DC2E132" w:rsidR="008A44B0" w:rsidRDefault="008A44B0" w:rsidP="008A44B0">
      <w:pPr>
        <w:pStyle w:val="Heading2"/>
        <w:numPr>
          <w:ilvl w:val="1"/>
          <w:numId w:val="14"/>
        </w:numPr>
        <w:rPr>
          <w:ins w:id="1330" w:author="Ben Remez" w:date="2025-08-25T14:40:00Z" w16du:dateUtc="2025-08-25T11:40:00Z"/>
        </w:rPr>
      </w:pPr>
      <w:bookmarkStart w:id="1331" w:name="_Toc207062972"/>
      <w:ins w:id="1332" w:author="Ben Remez" w:date="2025-08-25T14:40:00Z" w16du:dateUtc="2025-08-25T11:40:00Z">
        <w:r>
          <w:t>First Experiment - Baseline Setup</w:t>
        </w:r>
        <w:bookmarkEnd w:id="1331"/>
      </w:ins>
    </w:p>
    <w:p w14:paraId="5096A2E8" w14:textId="4FA86F10" w:rsidR="008A44B0" w:rsidRDefault="008A44B0" w:rsidP="007621AA">
      <w:pPr>
        <w:ind w:left="357" w:firstLine="363"/>
        <w:jc w:val="both"/>
        <w:rPr>
          <w:ins w:id="1333" w:author="Ben Remez" w:date="2025-08-25T14:40:00Z" w16du:dateUtc="2025-08-25T11:40:00Z"/>
          <w:sz w:val="24"/>
          <w:szCs w:val="24"/>
        </w:rPr>
        <w:pPrChange w:id="1334" w:author="Alexander Apartsin" w:date="2025-08-27T11:06:00Z" w16du:dateUtc="2025-08-27T08:06:00Z">
          <w:pPr>
            <w:ind w:left="357"/>
          </w:pPr>
        </w:pPrChange>
      </w:pPr>
      <w:ins w:id="1335" w:author="Ben Remez" w:date="2025-08-25T14:40:00Z" w16du:dateUtc="2025-08-25T11:40:00Z">
        <w:r>
          <w:rPr>
            <w:sz w:val="24"/>
            <w:szCs w:val="24"/>
          </w:rPr>
          <w:t>The first experiment aimed to establish a baseline performance benchmark for the pipeline.</w:t>
        </w:r>
      </w:ins>
    </w:p>
    <w:p w14:paraId="72EF4A61" w14:textId="31D3F292" w:rsidR="008A44B0" w:rsidRDefault="008A44B0" w:rsidP="007621AA">
      <w:pPr>
        <w:pStyle w:val="Heading3"/>
        <w:numPr>
          <w:ilvl w:val="2"/>
          <w:numId w:val="14"/>
        </w:numPr>
        <w:jc w:val="both"/>
        <w:rPr>
          <w:ins w:id="1336" w:author="Ben Remez" w:date="2025-08-25T14:41:00Z" w16du:dateUtc="2025-08-25T11:41:00Z"/>
        </w:rPr>
        <w:pPrChange w:id="1337" w:author="Alexander Apartsin" w:date="2025-08-27T11:06:00Z" w16du:dateUtc="2025-08-27T08:06:00Z">
          <w:pPr>
            <w:pStyle w:val="Heading3"/>
            <w:numPr>
              <w:ilvl w:val="2"/>
              <w:numId w:val="14"/>
            </w:numPr>
            <w:ind w:left="1440" w:hanging="1080"/>
          </w:pPr>
        </w:pPrChange>
      </w:pPr>
      <w:bookmarkStart w:id="1338" w:name="_Toc207062973"/>
      <w:ins w:id="1339" w:author="Ben Remez" w:date="2025-08-25T14:41:00Z" w16du:dateUtc="2025-08-25T11:41:00Z">
        <w:r>
          <w:t>Retrieval Methods</w:t>
        </w:r>
        <w:bookmarkEnd w:id="1338"/>
      </w:ins>
    </w:p>
    <w:p w14:paraId="66AE2B62" w14:textId="001C5675" w:rsidR="008A44B0" w:rsidRPr="00A9026F" w:rsidRDefault="008A44B0" w:rsidP="007621AA">
      <w:pPr>
        <w:pStyle w:val="ListParagraph"/>
        <w:numPr>
          <w:ilvl w:val="0"/>
          <w:numId w:val="15"/>
        </w:numPr>
        <w:jc w:val="both"/>
        <w:rPr>
          <w:ins w:id="1340" w:author="Ben Remez" w:date="2025-08-25T14:43:00Z" w16du:dateUtc="2025-08-25T11:43:00Z"/>
          <w:sz w:val="24"/>
          <w:szCs w:val="24"/>
          <w:rPrChange w:id="1341" w:author="Ben Remez" w:date="2025-08-25T14:54:00Z" w16du:dateUtc="2025-08-25T11:54:00Z">
            <w:rPr>
              <w:ins w:id="1342" w:author="Ben Remez" w:date="2025-08-25T14:43:00Z" w16du:dateUtc="2025-08-25T11:43:00Z"/>
            </w:rPr>
          </w:rPrChange>
        </w:rPr>
        <w:pPrChange w:id="1343" w:author="Alexander Apartsin" w:date="2025-08-27T11:06:00Z" w16du:dateUtc="2025-08-27T08:06:00Z">
          <w:pPr>
            <w:pStyle w:val="ListParagraph"/>
            <w:numPr>
              <w:numId w:val="15"/>
            </w:numPr>
            <w:ind w:left="1077" w:hanging="360"/>
          </w:pPr>
        </w:pPrChange>
      </w:pPr>
      <w:ins w:id="1344" w:author="Ben Remez" w:date="2025-08-25T14:41:00Z" w16du:dateUtc="2025-08-25T11:41:00Z">
        <w:r w:rsidRPr="00A9026F">
          <w:rPr>
            <w:b/>
            <w:bCs/>
            <w:sz w:val="24"/>
            <w:szCs w:val="24"/>
            <w:rPrChange w:id="1345" w:author="Ben Remez" w:date="2025-08-25T14:54:00Z" w16du:dateUtc="2025-08-25T11:54:00Z">
              <w:rPr/>
            </w:rPrChange>
          </w:rPr>
          <w:t>Manual Extraction:</w:t>
        </w:r>
        <w:r w:rsidRPr="00A9026F">
          <w:rPr>
            <w:sz w:val="24"/>
            <w:szCs w:val="24"/>
            <w:rPrChange w:id="1346" w:author="Ben Remez" w:date="2025-08-25T14:54:00Z" w16du:dateUtc="2025-08-25T11:54:00Z">
              <w:rPr/>
            </w:rPrChange>
          </w:rPr>
          <w:t xml:space="preserve"> Used manually provided Document IDs (</w:t>
        </w:r>
        <w:proofErr w:type="spellStart"/>
        <w:r w:rsidRPr="00A9026F">
          <w:rPr>
            <w:sz w:val="24"/>
            <w:szCs w:val="24"/>
            <w:rPrChange w:id="1347" w:author="Ben Remez" w:date="2025-08-25T14:54:00Z" w16du:dateUtc="2025-08-25T11:54:00Z">
              <w:rPr/>
            </w:rPrChange>
          </w:rPr>
          <w:t>docids</w:t>
        </w:r>
        <w:proofErr w:type="spellEnd"/>
        <w:r w:rsidRPr="00A9026F">
          <w:rPr>
            <w:sz w:val="24"/>
            <w:szCs w:val="24"/>
            <w:rPrChange w:id="1348" w:author="Ben Remez" w:date="2025-08-25T14:54:00Z" w16du:dateUtc="2025-08-25T11:54:00Z">
              <w:rPr/>
            </w:rPrChange>
          </w:rPr>
          <w:t xml:space="preserve">) for each query, ensuring a fixed set of documents </w:t>
        </w:r>
      </w:ins>
      <w:ins w:id="1349" w:author="Ben Remez" w:date="2025-08-25T14:43:00Z" w16du:dateUtc="2025-08-25T11:43:00Z">
        <w:r w:rsidRPr="00A9026F">
          <w:rPr>
            <w:sz w:val="24"/>
            <w:szCs w:val="24"/>
            <w:rPrChange w:id="1350" w:author="Ben Remez" w:date="2025-08-25T14:54:00Z" w16du:dateUtc="2025-08-25T11:54:00Z">
              <w:rPr/>
            </w:rPrChange>
          </w:rPr>
          <w:t>per event.</w:t>
        </w:r>
      </w:ins>
    </w:p>
    <w:p w14:paraId="62081F4B" w14:textId="4C560D68" w:rsidR="008A44B0" w:rsidRPr="00A9026F" w:rsidRDefault="008A44B0" w:rsidP="007621AA">
      <w:pPr>
        <w:pStyle w:val="ListParagraph"/>
        <w:numPr>
          <w:ilvl w:val="0"/>
          <w:numId w:val="15"/>
        </w:numPr>
        <w:jc w:val="both"/>
        <w:rPr>
          <w:ins w:id="1351" w:author="Ben Remez" w:date="2025-08-25T14:51:00Z" w16du:dateUtc="2025-08-25T11:51:00Z"/>
          <w:sz w:val="24"/>
          <w:szCs w:val="24"/>
          <w:rPrChange w:id="1352" w:author="Ben Remez" w:date="2025-08-25T14:54:00Z" w16du:dateUtc="2025-08-25T11:54:00Z">
            <w:rPr>
              <w:ins w:id="1353" w:author="Ben Remez" w:date="2025-08-25T14:51:00Z" w16du:dateUtc="2025-08-25T11:51:00Z"/>
            </w:rPr>
          </w:rPrChange>
        </w:rPr>
        <w:pPrChange w:id="1354" w:author="Alexander Apartsin" w:date="2025-08-27T11:06:00Z" w16du:dateUtc="2025-08-27T08:06:00Z">
          <w:pPr>
            <w:pStyle w:val="ListParagraph"/>
            <w:numPr>
              <w:numId w:val="15"/>
            </w:numPr>
            <w:ind w:left="1077" w:hanging="360"/>
          </w:pPr>
        </w:pPrChange>
      </w:pPr>
      <w:ins w:id="1355" w:author="Ben Remez" w:date="2025-08-25T14:44:00Z" w16du:dateUtc="2025-08-25T11:44:00Z">
        <w:r w:rsidRPr="00A9026F">
          <w:rPr>
            <w:b/>
            <w:bCs/>
            <w:sz w:val="24"/>
            <w:szCs w:val="24"/>
            <w:rPrChange w:id="1356" w:author="Ben Remez" w:date="2025-08-25T14:54:00Z" w16du:dateUtc="2025-08-25T11:54:00Z">
              <w:rPr>
                <w:b/>
                <w:bCs/>
              </w:rPr>
            </w:rPrChange>
          </w:rPr>
          <w:t>RAG Retrieval (Basic Setup):</w:t>
        </w:r>
        <w:r w:rsidRPr="00A9026F">
          <w:rPr>
            <w:sz w:val="24"/>
            <w:szCs w:val="24"/>
            <w:rPrChange w:id="1357" w:author="Ben Remez" w:date="2025-08-25T14:54:00Z" w16du:dateUtc="2025-08-25T11:54:00Z">
              <w:rPr/>
            </w:rPrChange>
          </w:rPr>
          <w:t xml:space="preserve"> Im</w:t>
        </w:r>
      </w:ins>
      <w:ins w:id="1358" w:author="Ben Remez" w:date="2025-08-25T14:46:00Z" w16du:dateUtc="2025-08-25T11:46:00Z">
        <w:r w:rsidRPr="00A9026F">
          <w:rPr>
            <w:sz w:val="24"/>
            <w:szCs w:val="24"/>
            <w:rPrChange w:id="1359" w:author="Ben Remez" w:date="2025-08-25T14:54:00Z" w16du:dateUtc="2025-08-25T11:54:00Z">
              <w:rPr/>
            </w:rPrChange>
          </w:rPr>
          <w:t xml:space="preserve">plemented directly via Weaviate interface without LangChain orchestration. Retrieval queries consisted only of the two </w:t>
        </w:r>
        <w:r w:rsidRPr="00A9026F">
          <w:rPr>
            <w:sz w:val="24"/>
            <w:szCs w:val="24"/>
            <w:rPrChange w:id="1360" w:author="Ben Remez" w:date="2025-08-25T14:54:00Z" w16du:dateUtc="2025-08-25T11:54:00Z">
              <w:rPr/>
            </w:rPrChange>
          </w:rPr>
          <w:lastRenderedPageBreak/>
          <w:t>country names (e.g., {C1} {C2}</w:t>
        </w:r>
      </w:ins>
      <w:ins w:id="1361" w:author="Ben Remez" w:date="2025-08-25T14:47:00Z" w16du:dateUtc="2025-08-25T11:47:00Z">
        <w:r w:rsidRPr="00A9026F">
          <w:rPr>
            <w:sz w:val="24"/>
            <w:szCs w:val="24"/>
            <w:rPrChange w:id="1362" w:author="Ben Remez" w:date="2025-08-25T14:54:00Z" w16du:dateUtc="2025-08-25T11:54:00Z">
              <w:rPr/>
            </w:rPrChange>
          </w:rPr>
          <w:t xml:space="preserve">), and the system returned the top 10 most semantically similar documents based on vector similarity, without metadata </w:t>
        </w:r>
      </w:ins>
      <w:ins w:id="1363" w:author="Ben Remez" w:date="2025-08-25T14:49:00Z" w16du:dateUtc="2025-08-25T11:49:00Z">
        <w:r w:rsidR="00A9026F" w:rsidRPr="00A9026F">
          <w:rPr>
            <w:sz w:val="24"/>
            <w:szCs w:val="24"/>
            <w:rPrChange w:id="1364" w:author="Ben Remez" w:date="2025-08-25T14:54:00Z" w16du:dateUtc="2025-08-25T11:54:00Z">
              <w:rPr/>
            </w:rPrChange>
          </w:rPr>
          <w:t>filtering or advanced strategies.</w:t>
        </w:r>
      </w:ins>
    </w:p>
    <w:p w14:paraId="71CD0DBD" w14:textId="32017AEC" w:rsidR="00A9026F" w:rsidRDefault="00A9026F" w:rsidP="00A9026F">
      <w:pPr>
        <w:pStyle w:val="Heading3"/>
        <w:numPr>
          <w:ilvl w:val="2"/>
          <w:numId w:val="14"/>
        </w:numPr>
        <w:rPr>
          <w:ins w:id="1365" w:author="Ben Remez" w:date="2025-08-25T14:52:00Z" w16du:dateUtc="2025-08-25T11:52:00Z"/>
        </w:rPr>
      </w:pPr>
      <w:bookmarkStart w:id="1366" w:name="_Toc207062974"/>
      <w:ins w:id="1367" w:author="Ben Remez" w:date="2025-08-25T14:52:00Z" w16du:dateUtc="2025-08-25T11:52:00Z">
        <w:r>
          <w:t>Findings</w:t>
        </w:r>
        <w:bookmarkEnd w:id="1366"/>
      </w:ins>
    </w:p>
    <w:p w14:paraId="3A2119CB" w14:textId="605E86DE" w:rsidR="006826A9" w:rsidRDefault="00A9026F" w:rsidP="007621AA">
      <w:pPr>
        <w:ind w:left="357" w:firstLine="363"/>
        <w:jc w:val="both"/>
        <w:rPr>
          <w:ins w:id="1368" w:author="Ben Remez" w:date="2025-08-25T23:25:00Z" w16du:dateUtc="2025-08-25T20:25:00Z"/>
          <w:sz w:val="24"/>
          <w:szCs w:val="24"/>
        </w:rPr>
        <w:pPrChange w:id="1369" w:author="Alexander Apartsin" w:date="2025-08-27T11:06:00Z" w16du:dateUtc="2025-08-27T08:06:00Z">
          <w:pPr>
            <w:ind w:left="357" w:firstLine="363"/>
          </w:pPr>
        </w:pPrChange>
      </w:pPr>
      <w:ins w:id="1370" w:author="Ben Remez" w:date="2025-08-25T14:52:00Z" w16du:dateUtc="2025-08-25T11:52:00Z">
        <w:r w:rsidRPr="00A9026F">
          <w:rPr>
            <w:sz w:val="24"/>
            <w:szCs w:val="24"/>
            <w:rPrChange w:id="1371" w:author="Ben Remez" w:date="2025-08-25T14:54:00Z" w16du:dateUtc="2025-08-25T11:54:00Z">
              <w:rPr/>
            </w:rPrChange>
          </w:rPr>
          <w:t xml:space="preserve">While manual extraction provided consistent input, the RAG setup suffered from limited coverage and contextual relevance. The retrieved documents were often </w:t>
        </w:r>
      </w:ins>
      <w:ins w:id="1372" w:author="Ben Remez" w:date="2025-08-25T21:17:00Z" w16du:dateUtc="2025-08-25T18:17:00Z">
        <w:r w:rsidR="00F30F1B">
          <w:rPr>
            <w:sz w:val="24"/>
            <w:szCs w:val="24"/>
          </w:rPr>
          <w:t>irrelevant</w:t>
        </w:r>
      </w:ins>
      <w:ins w:id="1373" w:author="Ben Remez" w:date="2025-08-25T14:52:00Z" w16du:dateUtc="2025-08-25T11:52:00Z">
        <w:r w:rsidRPr="00A9026F">
          <w:rPr>
            <w:sz w:val="24"/>
            <w:szCs w:val="24"/>
            <w:rPrChange w:id="1374" w:author="Ben Remez" w:date="2025-08-25T14:54:00Z" w16du:dateUtc="2025-08-25T11:54:00Z">
              <w:rPr/>
            </w:rPrChange>
          </w:rPr>
          <w:t xml:space="preserve"> or </w:t>
        </w:r>
      </w:ins>
      <w:ins w:id="1375" w:author="Ben Remez" w:date="2025-08-25T14:53:00Z" w16du:dateUtc="2025-08-25T11:53:00Z">
        <w:r w:rsidRPr="00A9026F">
          <w:rPr>
            <w:sz w:val="24"/>
            <w:szCs w:val="24"/>
            <w:rPrChange w:id="1376" w:author="Ben Remez" w:date="2025-08-25T14:54:00Z" w16du:dateUtc="2025-08-25T11:54:00Z">
              <w:rPr/>
            </w:rPrChange>
          </w:rPr>
          <w:t>loosely related to the forecasting period, leading to unstable rankings and lower overall accuracy.</w:t>
        </w:r>
      </w:ins>
    </w:p>
    <w:p w14:paraId="41AD064A" w14:textId="5CB5C777" w:rsidR="006826A9" w:rsidRPr="00A9026F" w:rsidRDefault="006826A9" w:rsidP="007621AA">
      <w:pPr>
        <w:ind w:left="357"/>
        <w:jc w:val="both"/>
        <w:rPr>
          <w:ins w:id="1377" w:author="Ben Remez" w:date="2025-08-25T14:53:00Z" w16du:dateUtc="2025-08-25T11:53:00Z"/>
          <w:sz w:val="24"/>
          <w:szCs w:val="24"/>
          <w:rPrChange w:id="1378" w:author="Ben Remez" w:date="2025-08-25T14:54:00Z" w16du:dateUtc="2025-08-25T11:54:00Z">
            <w:rPr>
              <w:ins w:id="1379" w:author="Ben Remez" w:date="2025-08-25T14:53:00Z" w16du:dateUtc="2025-08-25T11:53:00Z"/>
            </w:rPr>
          </w:rPrChange>
        </w:rPr>
        <w:pPrChange w:id="1380" w:author="Alexander Apartsin" w:date="2025-08-27T11:06:00Z" w16du:dateUtc="2025-08-27T08:06:00Z">
          <w:pPr>
            <w:ind w:left="357" w:firstLine="363"/>
          </w:pPr>
        </w:pPrChange>
      </w:pPr>
      <w:ins w:id="1381" w:author="Ben Remez" w:date="2025-08-25T23:25:00Z" w16du:dateUtc="2025-08-25T20:25:00Z">
        <w:r>
          <w:rPr>
            <w:sz w:val="24"/>
            <w:szCs w:val="24"/>
          </w:rPr>
          <w:t>Compared to MIRAI’s reported metrics [3</w:t>
        </w:r>
      </w:ins>
      <w:ins w:id="1382" w:author="Ben Remez" w:date="2025-08-26T11:39:00Z" w16du:dateUtc="2025-08-26T08:39:00Z">
        <w:r w:rsidR="005C5A79">
          <w:rPr>
            <w:sz w:val="24"/>
            <w:szCs w:val="24"/>
          </w:rPr>
          <w:t>7</w:t>
        </w:r>
      </w:ins>
      <w:ins w:id="1383" w:author="Ben Remez" w:date="2025-08-25T23:25:00Z" w16du:dateUtc="2025-08-25T20:25:00Z">
        <w:r>
          <w:rPr>
            <w:sz w:val="24"/>
            <w:szCs w:val="24"/>
          </w:rPr>
          <w:t>], our baseline results un</w:t>
        </w:r>
      </w:ins>
      <w:ins w:id="1384" w:author="Ben Remez" w:date="2025-08-25T23:26:00Z" w16du:dateUtc="2025-08-25T20:26:00Z">
        <w:r>
          <w:rPr>
            <w:sz w:val="24"/>
            <w:szCs w:val="24"/>
          </w:rPr>
          <w:t>derperformed, highlighting the need for refinements in indicator generation and retrieval infrastructure.</w:t>
        </w:r>
      </w:ins>
    </w:p>
    <w:p w14:paraId="3F61D0B9" w14:textId="6893ABAC" w:rsidR="00A9026F" w:rsidRDefault="00A9026F" w:rsidP="00A9026F">
      <w:pPr>
        <w:pStyle w:val="Heading2"/>
        <w:numPr>
          <w:ilvl w:val="1"/>
          <w:numId w:val="14"/>
        </w:numPr>
        <w:rPr>
          <w:ins w:id="1385" w:author="Ben Remez" w:date="2025-08-25T14:54:00Z" w16du:dateUtc="2025-08-25T11:54:00Z"/>
        </w:rPr>
      </w:pPr>
      <w:bookmarkStart w:id="1386" w:name="_Toc207062975"/>
      <w:ins w:id="1387" w:author="Ben Remez" w:date="2025-08-25T14:54:00Z" w16du:dateUtc="2025-08-25T11:54:00Z">
        <w:r>
          <w:t>Second Experiment – Improved Indicators &amp; Enhanced RAG</w:t>
        </w:r>
        <w:bookmarkEnd w:id="1386"/>
      </w:ins>
    </w:p>
    <w:p w14:paraId="2F8D20F7" w14:textId="0225B365" w:rsidR="00A9026F" w:rsidRDefault="00A9026F" w:rsidP="007621AA">
      <w:pPr>
        <w:ind w:left="357" w:firstLine="363"/>
        <w:jc w:val="both"/>
        <w:rPr>
          <w:ins w:id="1388" w:author="Ben Remez" w:date="2025-08-25T14:55:00Z" w16du:dateUtc="2025-08-25T11:55:00Z"/>
          <w:sz w:val="24"/>
          <w:szCs w:val="24"/>
        </w:rPr>
        <w:pPrChange w:id="1389" w:author="Alexander Apartsin" w:date="2025-08-27T11:06:00Z" w16du:dateUtc="2025-08-27T08:06:00Z">
          <w:pPr>
            <w:ind w:left="357"/>
          </w:pPr>
        </w:pPrChange>
      </w:pPr>
      <w:ins w:id="1390" w:author="Ben Remez" w:date="2025-08-25T14:54:00Z" w16du:dateUtc="2025-08-25T11:54:00Z">
        <w:r>
          <w:rPr>
            <w:sz w:val="24"/>
            <w:szCs w:val="24"/>
          </w:rPr>
          <w:t xml:space="preserve">Building on insights from the first experiment, the second experiment focused </w:t>
        </w:r>
      </w:ins>
      <w:ins w:id="1391" w:author="Ben Remez" w:date="2025-08-25T14:55:00Z" w16du:dateUtc="2025-08-25T11:55:00Z">
        <w:r>
          <w:rPr>
            <w:sz w:val="24"/>
            <w:szCs w:val="24"/>
          </w:rPr>
          <w:t>on improving both indicator generation and retrieval quality.</w:t>
        </w:r>
      </w:ins>
    </w:p>
    <w:p w14:paraId="7282C847" w14:textId="12853FDE" w:rsidR="00A9026F" w:rsidRDefault="00A9026F" w:rsidP="00A9026F">
      <w:pPr>
        <w:pStyle w:val="Heading3"/>
        <w:numPr>
          <w:ilvl w:val="2"/>
          <w:numId w:val="14"/>
        </w:numPr>
        <w:rPr>
          <w:ins w:id="1392" w:author="Ben Remez" w:date="2025-08-25T14:55:00Z" w16du:dateUtc="2025-08-25T11:55:00Z"/>
        </w:rPr>
      </w:pPr>
      <w:bookmarkStart w:id="1393" w:name="_Toc207062976"/>
      <w:ins w:id="1394" w:author="Ben Remez" w:date="2025-08-25T14:55:00Z" w16du:dateUtc="2025-08-25T11:55:00Z">
        <w:r>
          <w:t>Balanced Indicator Generation</w:t>
        </w:r>
        <w:bookmarkEnd w:id="1393"/>
      </w:ins>
    </w:p>
    <w:p w14:paraId="76D6E3F9" w14:textId="01C3C209" w:rsidR="00A9026F" w:rsidRDefault="00AC1715" w:rsidP="007621AA">
      <w:pPr>
        <w:ind w:left="357" w:firstLine="363"/>
        <w:jc w:val="both"/>
        <w:rPr>
          <w:ins w:id="1395" w:author="Ben Remez" w:date="2025-08-25T15:02:00Z" w16du:dateUtc="2025-08-25T12:02:00Z"/>
          <w:sz w:val="24"/>
          <w:szCs w:val="24"/>
        </w:rPr>
        <w:pPrChange w:id="1396" w:author="Alexander Apartsin" w:date="2025-08-27T11:06:00Z" w16du:dateUtc="2025-08-27T08:06:00Z">
          <w:pPr>
            <w:ind w:left="357"/>
          </w:pPr>
        </w:pPrChange>
      </w:pPr>
      <w:ins w:id="1397" w:author="Ben Remez" w:date="2025-08-25T15:00:00Z" w16du:dateUtc="2025-08-25T12:00:00Z">
        <w:r>
          <w:rPr>
            <w:sz w:val="24"/>
            <w:szCs w:val="24"/>
          </w:rPr>
          <w:t xml:space="preserve">In the baseline experiment, the LLM-generated indicators showed a noticeable imbalance across outcome categories, with a bias toward </w:t>
        </w:r>
      </w:ins>
      <w:ins w:id="1398" w:author="Ben Remez" w:date="2025-08-25T15:01:00Z" w16du:dateUtc="2025-08-25T12:01:00Z">
        <w:r>
          <w:rPr>
            <w:sz w:val="24"/>
            <w:szCs w:val="24"/>
          </w:rPr>
          <w:t xml:space="preserve">different outcomes each time. This imbalance negatively impacted hypothesis scoring, as some categories were overrepresented </w:t>
        </w:r>
      </w:ins>
      <w:ins w:id="1399" w:author="Ben Remez" w:date="2025-08-25T15:02:00Z" w16du:dateUtc="2025-08-25T12:02:00Z">
        <w:r>
          <w:rPr>
            <w:sz w:val="24"/>
            <w:szCs w:val="24"/>
          </w:rPr>
          <w:t>while others lacked sufficient supporting evidence.</w:t>
        </w:r>
      </w:ins>
    </w:p>
    <w:p w14:paraId="6195BC19" w14:textId="38CA2205" w:rsidR="00AC1715" w:rsidRDefault="00AC1715" w:rsidP="007621AA">
      <w:pPr>
        <w:ind w:left="357"/>
        <w:jc w:val="both"/>
        <w:rPr>
          <w:ins w:id="1400" w:author="Ben Remez" w:date="2025-08-25T15:03:00Z" w16du:dateUtc="2025-08-25T12:03:00Z"/>
          <w:sz w:val="24"/>
          <w:szCs w:val="24"/>
        </w:rPr>
        <w:pPrChange w:id="1401" w:author="Alexander Apartsin" w:date="2025-08-27T11:06:00Z" w16du:dateUtc="2025-08-27T08:06:00Z">
          <w:pPr>
            <w:ind w:left="357"/>
          </w:pPr>
        </w:pPrChange>
      </w:pPr>
      <w:ins w:id="1402" w:author="Ben Remez" w:date="2025-08-25T15:02:00Z" w16du:dateUtc="2025-08-25T12:02:00Z">
        <w:r>
          <w:rPr>
            <w:sz w:val="24"/>
            <w:szCs w:val="24"/>
          </w:rPr>
          <w:t xml:space="preserve">To address this, we refined the prompt used for indicator generation. The updated prompt explicitly instructed the LLM to generate a balanced set of indicators distributed </w:t>
        </w:r>
      </w:ins>
      <w:ins w:id="1403" w:author="Ben Remez" w:date="2025-08-25T15:03:00Z" w16du:dateUtc="2025-08-25T12:03:00Z">
        <w:r>
          <w:rPr>
            <w:sz w:val="24"/>
            <w:szCs w:val="24"/>
          </w:rPr>
          <w:t>evenly across the four high-level CAMEO categories (Verbal Cooperation, Material Cooperation, Verbal Conflict, Material Conflict).</w:t>
        </w:r>
      </w:ins>
    </w:p>
    <w:p w14:paraId="0911AFB2" w14:textId="7AE702AF" w:rsidR="00AC1715" w:rsidRDefault="00AC1715" w:rsidP="007621AA">
      <w:pPr>
        <w:ind w:left="357"/>
        <w:jc w:val="both"/>
        <w:rPr>
          <w:ins w:id="1404" w:author="Ben Remez" w:date="2025-08-25T15:04:00Z" w16du:dateUtc="2025-08-25T12:04:00Z"/>
          <w:sz w:val="24"/>
          <w:szCs w:val="24"/>
        </w:rPr>
        <w:pPrChange w:id="1405" w:author="Alexander Apartsin" w:date="2025-08-27T11:06:00Z" w16du:dateUtc="2025-08-27T08:06:00Z">
          <w:pPr>
            <w:ind w:left="357"/>
          </w:pPr>
        </w:pPrChange>
      </w:pPr>
      <w:ins w:id="1406" w:author="Ben Remez" w:date="2025-08-25T15:04:00Z" w16du:dateUtc="2025-08-25T12:04:00Z">
        <w:r>
          <w:rPr>
            <w:sz w:val="24"/>
            <w:szCs w:val="24"/>
          </w:rPr>
          <w:t>Initial Prompt for Indicators Generation:</w:t>
        </w:r>
      </w:ins>
    </w:p>
    <w:p w14:paraId="555D8258" w14:textId="0E9F3C8F" w:rsidR="00AC1715" w:rsidRDefault="00AC1715" w:rsidP="007621AA">
      <w:pPr>
        <w:pStyle w:val="ListParagraph"/>
        <w:ind w:left="1021"/>
        <w:jc w:val="both"/>
        <w:rPr>
          <w:ins w:id="1407" w:author="Ben Remez" w:date="2025-08-25T15:06:00Z" w16du:dateUtc="2025-08-25T12:06:00Z"/>
          <w:sz w:val="24"/>
          <w:szCs w:val="24"/>
        </w:rPr>
        <w:pPrChange w:id="1408" w:author="Alexander Apartsin" w:date="2025-08-27T11:06:00Z" w16du:dateUtc="2025-08-27T08:06:00Z">
          <w:pPr>
            <w:pStyle w:val="ListParagraph"/>
            <w:ind w:left="1021"/>
          </w:pPr>
        </w:pPrChange>
      </w:pPr>
      <w:ins w:id="1409" w:author="Ben Remez" w:date="2025-08-25T15:06:00Z" w16du:dateUtc="2025-08-25T12:06:00Z">
        <w:r>
          <w:rPr>
            <w:i/>
            <w:iCs/>
            <w:sz w:val="24"/>
            <w:szCs w:val="24"/>
          </w:rPr>
          <w:t>“</w:t>
        </w:r>
        <w:r w:rsidRPr="00253953">
          <w:rPr>
            <w:i/>
            <w:iCs/>
            <w:sz w:val="24"/>
            <w:szCs w:val="24"/>
          </w:rPr>
          <w:t xml:space="preserve">You are an intelligence analyst with expertise in international affairs. Your task is to predict a future event involving country: </w:t>
        </w:r>
      </w:ins>
      <w:ins w:id="1410" w:author="Ben Remez" w:date="2025-08-25T20:55:00Z" w16du:dateUtc="2025-08-25T17:55:00Z">
        <w:r w:rsidR="00C41508">
          <w:rPr>
            <w:i/>
            <w:iCs/>
            <w:sz w:val="24"/>
            <w:szCs w:val="24"/>
          </w:rPr>
          <w:t>&lt;C1&gt;</w:t>
        </w:r>
      </w:ins>
      <w:ins w:id="1411" w:author="Ben Remez" w:date="2025-08-25T15:06:00Z" w16du:dateUtc="2025-08-25T12:06:00Z">
        <w:r w:rsidRPr="00253953">
          <w:rPr>
            <w:i/>
            <w:iCs/>
            <w:sz w:val="24"/>
            <w:szCs w:val="24"/>
          </w:rPr>
          <w:t xml:space="preserve"> and country:</w:t>
        </w:r>
      </w:ins>
      <w:ins w:id="1412" w:author="Ben Remez" w:date="2025-08-25T20:55:00Z" w16du:dateUtc="2025-08-25T17:55:00Z">
        <w:r w:rsidR="00C41508">
          <w:rPr>
            <w:i/>
            <w:iCs/>
            <w:sz w:val="24"/>
            <w:szCs w:val="24"/>
          </w:rPr>
          <w:t xml:space="preserve"> &lt;C2&gt;</w:t>
        </w:r>
      </w:ins>
      <w:ins w:id="1413" w:author="Ben Remez" w:date="2025-08-25T15:06:00Z" w16du:dateUtc="2025-08-25T12:06:00Z">
        <w:r w:rsidRPr="00253953">
          <w:rPr>
            <w:i/>
            <w:iCs/>
            <w:sz w:val="24"/>
            <w:szCs w:val="24"/>
          </w:rPr>
          <w:t>. You need to select your prediction from the following list of possible outcomes:</w:t>
        </w:r>
      </w:ins>
      <w:ins w:id="1414" w:author="Ben Remez" w:date="2025-08-25T20:56:00Z" w16du:dateUtc="2025-08-25T17:56:00Z">
        <w:r w:rsidR="00C41508">
          <w:rPr>
            <w:i/>
            <w:iCs/>
            <w:sz w:val="24"/>
            <w:szCs w:val="24"/>
          </w:rPr>
          <w:t xml:space="preserve"> </w:t>
        </w:r>
      </w:ins>
      <w:ins w:id="1415" w:author="Ben Remez" w:date="2025-08-25T15:06:00Z" w16du:dateUtc="2025-08-25T12:06:00Z">
        <w:r w:rsidRPr="00253953">
          <w:rPr>
            <w:i/>
            <w:iCs/>
            <w:sz w:val="24"/>
            <w:szCs w:val="24"/>
          </w:rPr>
          <w:t xml:space="preserve">'&lt;list of outcomes&gt;'. You monitor news articles for early signs and indicators of social or political developments that might lead to some future outcomes and decrease the likelihood of others. Identify the top </w:t>
        </w:r>
      </w:ins>
      <w:ins w:id="1416" w:author="Ben Remez" w:date="2025-08-25T20:56:00Z" w16du:dateUtc="2025-08-25T17:56:00Z">
        <w:r w:rsidR="00B22524">
          <w:rPr>
            <w:i/>
            <w:iCs/>
            <w:sz w:val="24"/>
            <w:szCs w:val="24"/>
          </w:rPr>
          <w:t>‘&lt;k&gt;’</w:t>
        </w:r>
      </w:ins>
      <w:ins w:id="1417" w:author="Ben Remez" w:date="2025-08-25T15:06:00Z" w16du:dateUtc="2025-08-25T12:06:00Z">
        <w:r w:rsidRPr="00253953">
          <w:rPr>
            <w:i/>
            <w:iCs/>
            <w:sz w:val="24"/>
            <w:szCs w:val="24"/>
          </w:rPr>
          <w:t xml:space="preserve"> significant indicators that you would pay attention to for making a prediction</w:t>
        </w:r>
        <w:r w:rsidRPr="00253953">
          <w:rPr>
            <w:sz w:val="24"/>
            <w:szCs w:val="24"/>
          </w:rPr>
          <w:t>.</w:t>
        </w:r>
        <w:r>
          <w:rPr>
            <w:sz w:val="24"/>
            <w:szCs w:val="24"/>
          </w:rPr>
          <w:t>”</w:t>
        </w:r>
      </w:ins>
    </w:p>
    <w:p w14:paraId="3185D1EB" w14:textId="3F908440" w:rsidR="00AC1715" w:rsidRDefault="00AC1715" w:rsidP="007621AA">
      <w:pPr>
        <w:ind w:left="357"/>
        <w:jc w:val="both"/>
        <w:rPr>
          <w:ins w:id="1418" w:author="Ben Remez" w:date="2025-08-25T15:06:00Z" w16du:dateUtc="2025-08-25T12:06:00Z"/>
          <w:sz w:val="24"/>
          <w:szCs w:val="24"/>
        </w:rPr>
        <w:pPrChange w:id="1419" w:author="Alexander Apartsin" w:date="2025-08-27T11:06:00Z" w16du:dateUtc="2025-08-27T08:06:00Z">
          <w:pPr>
            <w:ind w:left="357"/>
          </w:pPr>
        </w:pPrChange>
      </w:pPr>
      <w:ins w:id="1420" w:author="Ben Remez" w:date="2025-08-25T15:06:00Z" w16du:dateUtc="2025-08-25T12:06:00Z">
        <w:r>
          <w:rPr>
            <w:sz w:val="24"/>
            <w:szCs w:val="24"/>
          </w:rPr>
          <w:t>Fine-Tuned Prompt for Indicators Generation:</w:t>
        </w:r>
      </w:ins>
    </w:p>
    <w:p w14:paraId="5367001B" w14:textId="77777777" w:rsidR="00AF786B" w:rsidRPr="00AF786B" w:rsidRDefault="00AF786B" w:rsidP="007621AA">
      <w:pPr>
        <w:spacing w:after="0"/>
        <w:ind w:firstLine="720"/>
        <w:jc w:val="both"/>
        <w:rPr>
          <w:ins w:id="1421" w:author="Ben Remez" w:date="2025-08-25T15:46:00Z" w16du:dateUtc="2025-08-25T12:46:00Z"/>
          <w:i/>
          <w:iCs/>
          <w:sz w:val="24"/>
          <w:szCs w:val="24"/>
          <w:rPrChange w:id="1422" w:author="Ben Remez" w:date="2025-08-25T15:47:00Z" w16du:dateUtc="2025-08-25T12:47:00Z">
            <w:rPr>
              <w:ins w:id="1423" w:author="Ben Remez" w:date="2025-08-25T15:46:00Z" w16du:dateUtc="2025-08-25T12:46:00Z"/>
              <w:sz w:val="24"/>
              <w:szCs w:val="24"/>
            </w:rPr>
          </w:rPrChange>
        </w:rPr>
        <w:pPrChange w:id="1424" w:author="Alexander Apartsin" w:date="2025-08-27T11:06:00Z" w16du:dateUtc="2025-08-27T08:06:00Z">
          <w:pPr>
            <w:ind w:firstLine="720"/>
          </w:pPr>
        </w:pPrChange>
      </w:pPr>
      <w:ins w:id="1425" w:author="Ben Remez" w:date="2025-08-25T15:45:00Z" w16du:dateUtc="2025-08-25T12:45:00Z">
        <w:r w:rsidRPr="00AF786B">
          <w:rPr>
            <w:i/>
            <w:iCs/>
            <w:sz w:val="24"/>
            <w:szCs w:val="24"/>
            <w:rPrChange w:id="1426" w:author="Ben Remez" w:date="2025-08-25T15:47:00Z" w16du:dateUtc="2025-08-25T12:47:00Z">
              <w:rPr>
                <w:sz w:val="24"/>
                <w:szCs w:val="24"/>
              </w:rPr>
            </w:rPrChange>
          </w:rPr>
          <w:t>“</w:t>
        </w:r>
      </w:ins>
      <w:ins w:id="1427" w:author="Ben Remez" w:date="2025-08-25T15:45:00Z">
        <w:r w:rsidRPr="00AF786B">
          <w:rPr>
            <w:i/>
            <w:iCs/>
            <w:sz w:val="24"/>
            <w:szCs w:val="24"/>
            <w:rPrChange w:id="1428" w:author="Ben Remez" w:date="2025-08-25T15:47:00Z" w16du:dateUtc="2025-08-25T12:47:00Z">
              <w:rPr>
                <w:sz w:val="24"/>
                <w:szCs w:val="24"/>
              </w:rPr>
            </w:rPrChange>
          </w:rPr>
          <w:t>You are an expert geopolitical analyst assisting with strategic forecasting.</w:t>
        </w:r>
      </w:ins>
    </w:p>
    <w:p w14:paraId="336293BF" w14:textId="084BF8DA" w:rsidR="00AF786B" w:rsidRPr="00AF786B" w:rsidRDefault="00AF786B" w:rsidP="007621AA">
      <w:pPr>
        <w:spacing w:after="0"/>
        <w:ind w:left="720"/>
        <w:jc w:val="both"/>
        <w:rPr>
          <w:ins w:id="1429" w:author="Ben Remez" w:date="2025-08-25T15:45:00Z"/>
          <w:i/>
          <w:iCs/>
          <w:sz w:val="24"/>
          <w:szCs w:val="24"/>
          <w:rPrChange w:id="1430" w:author="Ben Remez" w:date="2025-08-25T15:47:00Z" w16du:dateUtc="2025-08-25T12:47:00Z">
            <w:rPr>
              <w:ins w:id="1431" w:author="Ben Remez" w:date="2025-08-25T15:45:00Z"/>
              <w:sz w:val="24"/>
              <w:szCs w:val="24"/>
            </w:rPr>
          </w:rPrChange>
        </w:rPr>
        <w:pPrChange w:id="1432" w:author="Alexander Apartsin" w:date="2025-08-27T11:06:00Z" w16du:dateUtc="2025-08-27T08:06:00Z">
          <w:pPr>
            <w:ind w:left="357"/>
          </w:pPr>
        </w:pPrChange>
      </w:pPr>
      <w:ins w:id="1433" w:author="Ben Remez" w:date="2025-08-25T15:45:00Z">
        <w:r w:rsidRPr="00AF786B">
          <w:rPr>
            <w:i/>
            <w:iCs/>
            <w:sz w:val="24"/>
            <w:szCs w:val="24"/>
            <w:rPrChange w:id="1434" w:author="Ben Remez" w:date="2025-08-25T15:47:00Z" w16du:dateUtc="2025-08-25T12:47:00Z">
              <w:rPr>
                <w:sz w:val="24"/>
                <w:szCs w:val="24"/>
              </w:rPr>
            </w:rPrChange>
          </w:rPr>
          <w:t xml:space="preserve">Given a set of possible future outcomes: </w:t>
        </w:r>
      </w:ins>
      <w:ins w:id="1435" w:author="Ben Remez" w:date="2025-08-25T20:55:00Z" w16du:dateUtc="2025-08-25T17:55:00Z">
        <w:r w:rsidR="00C41508">
          <w:rPr>
            <w:i/>
            <w:iCs/>
            <w:sz w:val="24"/>
            <w:szCs w:val="24"/>
          </w:rPr>
          <w:t>‘&lt;list of outcomes&gt;’</w:t>
        </w:r>
      </w:ins>
      <w:ins w:id="1436" w:author="Ben Remez" w:date="2025-08-25T15:45:00Z">
        <w:r w:rsidRPr="00AF786B">
          <w:rPr>
            <w:i/>
            <w:iCs/>
            <w:sz w:val="24"/>
            <w:szCs w:val="24"/>
            <w:rPrChange w:id="1437" w:author="Ben Remez" w:date="2025-08-25T15:47:00Z" w16du:dateUtc="2025-08-25T12:47:00Z">
              <w:rPr>
                <w:sz w:val="24"/>
                <w:szCs w:val="24"/>
              </w:rPr>
            </w:rPrChange>
          </w:rPr>
          <w:t>, your task is to generate a set of early</w:t>
        </w:r>
      </w:ins>
      <w:ins w:id="1438" w:author="Ben Remez" w:date="2025-08-25T20:55:00Z" w16du:dateUtc="2025-08-25T17:55:00Z">
        <w:r w:rsidR="00C41508">
          <w:rPr>
            <w:i/>
            <w:iCs/>
            <w:sz w:val="24"/>
            <w:szCs w:val="24"/>
          </w:rPr>
          <w:t xml:space="preserve"> </w:t>
        </w:r>
      </w:ins>
      <w:ins w:id="1439" w:author="Ben Remez" w:date="2025-08-25T15:45:00Z">
        <w:r w:rsidRPr="00AF786B">
          <w:rPr>
            <w:i/>
            <w:iCs/>
            <w:sz w:val="24"/>
            <w:szCs w:val="24"/>
            <w:rPrChange w:id="1440" w:author="Ben Remez" w:date="2025-08-25T15:47:00Z" w16du:dateUtc="2025-08-25T12:47:00Z">
              <w:rPr>
                <w:sz w:val="24"/>
                <w:szCs w:val="24"/>
              </w:rPr>
            </w:rPrChange>
          </w:rPr>
          <w:t>warning indicators that would help identify which outcome is most likely, with at</w:t>
        </w:r>
      </w:ins>
      <w:ins w:id="1441" w:author="Ben Remez" w:date="2025-08-25T15:46:00Z" w16du:dateUtc="2025-08-25T12:46:00Z">
        <w:r w:rsidRPr="00AF786B">
          <w:rPr>
            <w:i/>
            <w:iCs/>
            <w:sz w:val="24"/>
            <w:szCs w:val="24"/>
            <w:rPrChange w:id="1442" w:author="Ben Remez" w:date="2025-08-25T15:47:00Z" w16du:dateUtc="2025-08-25T12:47:00Z">
              <w:rPr>
                <w:sz w:val="24"/>
                <w:szCs w:val="24"/>
              </w:rPr>
            </w:rPrChange>
          </w:rPr>
          <w:t xml:space="preserve"> </w:t>
        </w:r>
      </w:ins>
      <w:ins w:id="1443" w:author="Ben Remez" w:date="2025-08-25T15:45:00Z">
        <w:r w:rsidRPr="00AF786B">
          <w:rPr>
            <w:i/>
            <w:iCs/>
            <w:sz w:val="24"/>
            <w:szCs w:val="24"/>
            <w:rPrChange w:id="1444" w:author="Ben Remez" w:date="2025-08-25T15:47:00Z" w16du:dateUtc="2025-08-25T12:47:00Z">
              <w:rPr>
                <w:sz w:val="24"/>
                <w:szCs w:val="24"/>
              </w:rPr>
            </w:rPrChange>
          </w:rPr>
          <w:t>least</w:t>
        </w:r>
      </w:ins>
      <w:ins w:id="1445" w:author="Ben Remez" w:date="2025-08-25T15:47:00Z" w16du:dateUtc="2025-08-25T12:47:00Z">
        <w:r w:rsidRPr="00AF786B">
          <w:rPr>
            <w:i/>
            <w:iCs/>
            <w:sz w:val="24"/>
            <w:szCs w:val="24"/>
            <w:rPrChange w:id="1446" w:author="Ben Remez" w:date="2025-08-25T15:47:00Z" w16du:dateUtc="2025-08-25T12:47:00Z">
              <w:rPr>
                <w:sz w:val="24"/>
                <w:szCs w:val="24"/>
              </w:rPr>
            </w:rPrChange>
          </w:rPr>
          <w:t xml:space="preserve"> </w:t>
        </w:r>
      </w:ins>
      <w:ins w:id="1447" w:author="Ben Remez" w:date="2025-08-25T15:45:00Z">
        <w:r w:rsidRPr="00AF786B">
          <w:rPr>
            <w:i/>
            <w:iCs/>
            <w:sz w:val="24"/>
            <w:szCs w:val="24"/>
            <w:rPrChange w:id="1448" w:author="Ben Remez" w:date="2025-08-25T15:47:00Z" w16du:dateUtc="2025-08-25T12:47:00Z">
              <w:rPr>
                <w:sz w:val="24"/>
                <w:szCs w:val="24"/>
              </w:rPr>
            </w:rPrChange>
          </w:rPr>
          <w:t xml:space="preserve">one indicator specifically designed to </w:t>
        </w:r>
      </w:ins>
      <w:ins w:id="1449" w:author="Ben Remez" w:date="2025-08-25T15:49:00Z" w16du:dateUtc="2025-08-25T12:49:00Z">
        <w:r w:rsidRPr="00AF786B">
          <w:rPr>
            <w:i/>
            <w:iCs/>
            <w:sz w:val="24"/>
            <w:szCs w:val="24"/>
          </w:rPr>
          <w:t>assess</w:t>
        </w:r>
      </w:ins>
      <w:ins w:id="1450" w:author="Ben Remez" w:date="2025-08-25T15:45:00Z">
        <w:r w:rsidRPr="00AF786B">
          <w:rPr>
            <w:i/>
            <w:iCs/>
            <w:sz w:val="24"/>
            <w:szCs w:val="24"/>
            <w:rPrChange w:id="1451" w:author="Ben Remez" w:date="2025-08-25T15:47:00Z" w16du:dateUtc="2025-08-25T12:47:00Z">
              <w:rPr>
                <w:sz w:val="24"/>
                <w:szCs w:val="24"/>
              </w:rPr>
            </w:rPrChange>
          </w:rPr>
          <w:t xml:space="preserve"> each outcome independently involving country: </w:t>
        </w:r>
      </w:ins>
      <w:ins w:id="1452" w:author="Ben Remez" w:date="2025-08-25T20:56:00Z" w16du:dateUtc="2025-08-25T17:56:00Z">
        <w:r w:rsidR="00B22524">
          <w:rPr>
            <w:i/>
            <w:iCs/>
            <w:sz w:val="24"/>
            <w:szCs w:val="24"/>
          </w:rPr>
          <w:t>‘</w:t>
        </w:r>
        <w:r w:rsidR="00C41508">
          <w:rPr>
            <w:i/>
            <w:iCs/>
            <w:sz w:val="24"/>
            <w:szCs w:val="24"/>
          </w:rPr>
          <w:t>&lt;C1&gt;</w:t>
        </w:r>
        <w:r w:rsidR="00B22524">
          <w:rPr>
            <w:i/>
            <w:iCs/>
            <w:sz w:val="24"/>
            <w:szCs w:val="24"/>
          </w:rPr>
          <w:t>’</w:t>
        </w:r>
      </w:ins>
      <w:ins w:id="1453" w:author="Ben Remez" w:date="2025-08-25T15:45:00Z">
        <w:r w:rsidRPr="00AF786B">
          <w:rPr>
            <w:i/>
            <w:iCs/>
            <w:sz w:val="24"/>
            <w:szCs w:val="24"/>
            <w:rPrChange w:id="1454" w:author="Ben Remez" w:date="2025-08-25T15:47:00Z" w16du:dateUtc="2025-08-25T12:47:00Z">
              <w:rPr>
                <w:sz w:val="24"/>
                <w:szCs w:val="24"/>
              </w:rPr>
            </w:rPrChange>
          </w:rPr>
          <w:t xml:space="preserve"> and country: </w:t>
        </w:r>
      </w:ins>
      <w:ins w:id="1455" w:author="Ben Remez" w:date="2025-08-25T20:56:00Z" w16du:dateUtc="2025-08-25T17:56:00Z">
        <w:r w:rsidR="00B22524">
          <w:rPr>
            <w:i/>
            <w:iCs/>
            <w:sz w:val="24"/>
            <w:szCs w:val="24"/>
          </w:rPr>
          <w:t>‘</w:t>
        </w:r>
        <w:r w:rsidR="00C41508">
          <w:rPr>
            <w:i/>
            <w:iCs/>
            <w:sz w:val="24"/>
            <w:szCs w:val="24"/>
          </w:rPr>
          <w:t>&lt;C2&gt;</w:t>
        </w:r>
        <w:r w:rsidR="00B22524">
          <w:rPr>
            <w:i/>
            <w:iCs/>
            <w:sz w:val="24"/>
            <w:szCs w:val="24"/>
          </w:rPr>
          <w:t>’</w:t>
        </w:r>
      </w:ins>
      <w:ins w:id="1456" w:author="Ben Remez" w:date="2025-08-25T15:45:00Z">
        <w:r w:rsidRPr="00AF786B">
          <w:rPr>
            <w:i/>
            <w:iCs/>
            <w:sz w:val="24"/>
            <w:szCs w:val="24"/>
            <w:rPrChange w:id="1457" w:author="Ben Remez" w:date="2025-08-25T15:47:00Z" w16du:dateUtc="2025-08-25T12:47:00Z">
              <w:rPr>
                <w:sz w:val="24"/>
                <w:szCs w:val="24"/>
              </w:rPr>
            </w:rPrChange>
          </w:rPr>
          <w:t>.</w:t>
        </w:r>
      </w:ins>
    </w:p>
    <w:p w14:paraId="67CAE7CB" w14:textId="2EAC5AD3" w:rsidR="00AF786B" w:rsidRPr="00AF786B" w:rsidRDefault="00AF786B" w:rsidP="007621AA">
      <w:pPr>
        <w:spacing w:after="0"/>
        <w:ind w:firstLine="720"/>
        <w:jc w:val="both"/>
        <w:rPr>
          <w:ins w:id="1458" w:author="Ben Remez" w:date="2025-08-25T15:45:00Z"/>
          <w:i/>
          <w:iCs/>
          <w:sz w:val="24"/>
          <w:szCs w:val="24"/>
          <w:rPrChange w:id="1459" w:author="Ben Remez" w:date="2025-08-25T15:47:00Z" w16du:dateUtc="2025-08-25T12:47:00Z">
            <w:rPr>
              <w:ins w:id="1460" w:author="Ben Remez" w:date="2025-08-25T15:45:00Z"/>
              <w:sz w:val="24"/>
              <w:szCs w:val="24"/>
            </w:rPr>
          </w:rPrChange>
        </w:rPr>
        <w:pPrChange w:id="1461" w:author="Alexander Apartsin" w:date="2025-08-27T11:06:00Z" w16du:dateUtc="2025-08-27T08:06:00Z">
          <w:pPr>
            <w:ind w:left="357"/>
          </w:pPr>
        </w:pPrChange>
      </w:pPr>
      <w:ins w:id="1462" w:author="Ben Remez" w:date="2025-08-25T15:45:00Z">
        <w:r w:rsidRPr="00AF786B">
          <w:rPr>
            <w:i/>
            <w:iCs/>
            <w:sz w:val="24"/>
            <w:szCs w:val="24"/>
            <w:rPrChange w:id="1463" w:author="Ben Remez" w:date="2025-08-25T15:47:00Z" w16du:dateUtc="2025-08-25T12:47:00Z">
              <w:rPr>
                <w:sz w:val="24"/>
                <w:szCs w:val="24"/>
              </w:rPr>
            </w:rPrChange>
          </w:rPr>
          <w:t>Instructions:</w:t>
        </w:r>
      </w:ins>
    </w:p>
    <w:p w14:paraId="6E2B35AE" w14:textId="283659B9" w:rsidR="00AF786B" w:rsidRPr="00AF786B" w:rsidRDefault="00AF786B" w:rsidP="007621AA">
      <w:pPr>
        <w:spacing w:after="0"/>
        <w:ind w:left="720"/>
        <w:jc w:val="both"/>
        <w:rPr>
          <w:ins w:id="1464" w:author="Ben Remez" w:date="2025-08-25T15:45:00Z"/>
          <w:i/>
          <w:iCs/>
          <w:sz w:val="24"/>
          <w:szCs w:val="24"/>
          <w:rPrChange w:id="1465" w:author="Ben Remez" w:date="2025-08-25T15:47:00Z" w16du:dateUtc="2025-08-25T12:47:00Z">
            <w:rPr>
              <w:ins w:id="1466" w:author="Ben Remez" w:date="2025-08-25T15:45:00Z"/>
              <w:sz w:val="24"/>
              <w:szCs w:val="24"/>
            </w:rPr>
          </w:rPrChange>
        </w:rPr>
        <w:pPrChange w:id="1467" w:author="Alexander Apartsin" w:date="2025-08-27T11:07:00Z" w16du:dateUtc="2025-08-27T08:07:00Z">
          <w:pPr>
            <w:ind w:left="357"/>
          </w:pPr>
        </w:pPrChange>
      </w:pPr>
      <w:ins w:id="1468" w:author="Ben Remez" w:date="2025-08-25T15:45:00Z">
        <w:r w:rsidRPr="00AF786B">
          <w:rPr>
            <w:i/>
            <w:iCs/>
            <w:sz w:val="24"/>
            <w:szCs w:val="24"/>
            <w:rPrChange w:id="1469" w:author="Ben Remez" w:date="2025-08-25T15:47:00Z" w16du:dateUtc="2025-08-25T12:47:00Z">
              <w:rPr>
                <w:sz w:val="24"/>
                <w:szCs w:val="24"/>
              </w:rPr>
            </w:rPrChange>
          </w:rPr>
          <w:lastRenderedPageBreak/>
          <w:t>For each outcome, generate at least one unique, realistic, and observable indicator.</w:t>
        </w:r>
      </w:ins>
    </w:p>
    <w:p w14:paraId="0AB73360" w14:textId="1F601D3E" w:rsidR="00AF786B" w:rsidRPr="00AF786B" w:rsidRDefault="00AF786B" w:rsidP="007621AA">
      <w:pPr>
        <w:spacing w:after="0"/>
        <w:ind w:left="720"/>
        <w:jc w:val="both"/>
        <w:rPr>
          <w:ins w:id="1470" w:author="Ben Remez" w:date="2025-08-25T15:45:00Z"/>
          <w:i/>
          <w:iCs/>
          <w:sz w:val="24"/>
          <w:szCs w:val="24"/>
          <w:rPrChange w:id="1471" w:author="Ben Remez" w:date="2025-08-25T15:47:00Z" w16du:dateUtc="2025-08-25T12:47:00Z">
            <w:rPr>
              <w:ins w:id="1472" w:author="Ben Remez" w:date="2025-08-25T15:45:00Z"/>
              <w:sz w:val="24"/>
              <w:szCs w:val="24"/>
            </w:rPr>
          </w:rPrChange>
        </w:rPr>
        <w:pPrChange w:id="1473" w:author="Alexander Apartsin" w:date="2025-08-27T11:07:00Z" w16du:dateUtc="2025-08-27T08:07:00Z">
          <w:pPr>
            <w:ind w:left="357"/>
          </w:pPr>
        </w:pPrChange>
      </w:pPr>
      <w:ins w:id="1474" w:author="Ben Remez" w:date="2025-08-25T15:45:00Z">
        <w:r w:rsidRPr="00AF786B">
          <w:rPr>
            <w:i/>
            <w:iCs/>
            <w:sz w:val="24"/>
            <w:szCs w:val="24"/>
            <w:rPrChange w:id="1475" w:author="Ben Remez" w:date="2025-08-25T15:47:00Z" w16du:dateUtc="2025-08-25T12:47:00Z">
              <w:rPr>
                <w:sz w:val="24"/>
                <w:szCs w:val="24"/>
              </w:rPr>
            </w:rPrChange>
          </w:rPr>
          <w:t>Each indicator should be designed to detect early signs or signals that support the specific outcome it is associated with.</w:t>
        </w:r>
      </w:ins>
    </w:p>
    <w:p w14:paraId="313A915D" w14:textId="45DD02FC" w:rsidR="00AF786B" w:rsidRPr="00AF786B" w:rsidRDefault="00AF786B" w:rsidP="007621AA">
      <w:pPr>
        <w:spacing w:after="0"/>
        <w:ind w:firstLine="720"/>
        <w:jc w:val="both"/>
        <w:rPr>
          <w:ins w:id="1476" w:author="Ben Remez" w:date="2025-08-25T15:45:00Z"/>
          <w:i/>
          <w:iCs/>
          <w:sz w:val="24"/>
          <w:szCs w:val="24"/>
          <w:rPrChange w:id="1477" w:author="Ben Remez" w:date="2025-08-25T15:47:00Z" w16du:dateUtc="2025-08-25T12:47:00Z">
            <w:rPr>
              <w:ins w:id="1478" w:author="Ben Remez" w:date="2025-08-25T15:45:00Z"/>
              <w:sz w:val="24"/>
              <w:szCs w:val="24"/>
            </w:rPr>
          </w:rPrChange>
        </w:rPr>
        <w:pPrChange w:id="1479" w:author="Alexander Apartsin" w:date="2025-08-27T11:07:00Z" w16du:dateUtc="2025-08-27T08:07:00Z">
          <w:pPr>
            <w:ind w:left="357"/>
          </w:pPr>
        </w:pPrChange>
      </w:pPr>
      <w:ins w:id="1480" w:author="Ben Remez" w:date="2025-08-25T15:45:00Z">
        <w:r w:rsidRPr="00AF786B">
          <w:rPr>
            <w:i/>
            <w:iCs/>
            <w:sz w:val="24"/>
            <w:szCs w:val="24"/>
            <w:rPrChange w:id="1481" w:author="Ben Remez" w:date="2025-08-25T15:47:00Z" w16du:dateUtc="2025-08-25T12:47:00Z">
              <w:rPr>
                <w:sz w:val="24"/>
                <w:szCs w:val="24"/>
              </w:rPr>
            </w:rPrChange>
          </w:rPr>
          <w:t>Do not repeat indicators across outcomes.</w:t>
        </w:r>
      </w:ins>
    </w:p>
    <w:p w14:paraId="2EE76C10" w14:textId="516E984A" w:rsidR="00AF786B" w:rsidRPr="00AF786B" w:rsidRDefault="00AF786B" w:rsidP="007621AA">
      <w:pPr>
        <w:spacing w:after="0"/>
        <w:ind w:firstLine="720"/>
        <w:jc w:val="both"/>
        <w:rPr>
          <w:ins w:id="1482" w:author="Ben Remez" w:date="2025-08-25T15:45:00Z"/>
          <w:i/>
          <w:iCs/>
          <w:sz w:val="24"/>
          <w:szCs w:val="24"/>
          <w:rPrChange w:id="1483" w:author="Ben Remez" w:date="2025-08-25T15:47:00Z" w16du:dateUtc="2025-08-25T12:47:00Z">
            <w:rPr>
              <w:ins w:id="1484" w:author="Ben Remez" w:date="2025-08-25T15:45:00Z"/>
              <w:sz w:val="24"/>
              <w:szCs w:val="24"/>
            </w:rPr>
          </w:rPrChange>
        </w:rPr>
        <w:pPrChange w:id="1485" w:author="Alexander Apartsin" w:date="2025-08-27T11:07:00Z" w16du:dateUtc="2025-08-27T08:07:00Z">
          <w:pPr>
            <w:ind w:left="357"/>
          </w:pPr>
        </w:pPrChange>
      </w:pPr>
      <w:ins w:id="1486" w:author="Ben Remez" w:date="2025-08-25T15:45:00Z">
        <w:r w:rsidRPr="00AF786B">
          <w:rPr>
            <w:i/>
            <w:iCs/>
            <w:sz w:val="24"/>
            <w:szCs w:val="24"/>
            <w:rPrChange w:id="1487" w:author="Ben Remez" w:date="2025-08-25T15:47:00Z" w16du:dateUtc="2025-08-25T12:47:00Z">
              <w:rPr>
                <w:sz w:val="24"/>
                <w:szCs w:val="24"/>
              </w:rPr>
            </w:rPrChange>
          </w:rPr>
          <w:t xml:space="preserve">Be </w:t>
        </w:r>
        <w:del w:id="1488" w:author="Alexander Apartsin" w:date="2025-08-27T11:06:00Z" w16du:dateUtc="2025-08-27T08:06:00Z">
          <w:r w:rsidRPr="00AF786B" w:rsidDel="007621AA">
            <w:rPr>
              <w:i/>
              <w:iCs/>
              <w:sz w:val="24"/>
              <w:szCs w:val="24"/>
              <w:rPrChange w:id="1489" w:author="Ben Remez" w:date="2025-08-25T15:47:00Z" w16du:dateUtc="2025-08-25T12:47:00Z">
                <w:rPr>
                  <w:sz w:val="24"/>
                  <w:szCs w:val="24"/>
                </w:rPr>
              </w:rPrChange>
            </w:rPr>
            <w:delText>consice</w:delText>
          </w:r>
        </w:del>
      </w:ins>
      <w:ins w:id="1490" w:author="Alexander Apartsin" w:date="2025-08-27T11:06:00Z" w16du:dateUtc="2025-08-27T08:06:00Z">
        <w:r w:rsidR="007621AA">
          <w:rPr>
            <w:i/>
            <w:iCs/>
            <w:sz w:val="24"/>
            <w:szCs w:val="24"/>
          </w:rPr>
          <w:t>concise</w:t>
        </w:r>
      </w:ins>
      <w:ins w:id="1491" w:author="Ben Remez" w:date="2025-08-25T15:45:00Z">
        <w:r w:rsidRPr="00AF786B">
          <w:rPr>
            <w:i/>
            <w:iCs/>
            <w:sz w:val="24"/>
            <w:szCs w:val="24"/>
            <w:rPrChange w:id="1492" w:author="Ben Remez" w:date="2025-08-25T15:47:00Z" w16du:dateUtc="2025-08-25T12:47:00Z">
              <w:rPr>
                <w:sz w:val="24"/>
                <w:szCs w:val="24"/>
              </w:rPr>
            </w:rPrChange>
          </w:rPr>
          <w:t xml:space="preserve"> but informative.</w:t>
        </w:r>
      </w:ins>
    </w:p>
    <w:p w14:paraId="1DEA3B1F" w14:textId="6FD5205C" w:rsidR="00AC1715" w:rsidRDefault="00AF786B" w:rsidP="007621AA">
      <w:pPr>
        <w:spacing w:after="0"/>
        <w:ind w:left="720"/>
        <w:jc w:val="both"/>
        <w:rPr>
          <w:ins w:id="1493" w:author="Ben Remez" w:date="2025-08-25T15:49:00Z" w16du:dateUtc="2025-08-25T12:49:00Z"/>
          <w:i/>
          <w:iCs/>
          <w:sz w:val="24"/>
          <w:szCs w:val="24"/>
        </w:rPr>
        <w:pPrChange w:id="1494" w:author="Alexander Apartsin" w:date="2025-08-27T11:07:00Z" w16du:dateUtc="2025-08-27T08:07:00Z">
          <w:pPr>
            <w:spacing w:after="0"/>
            <w:ind w:left="720"/>
          </w:pPr>
        </w:pPrChange>
      </w:pPr>
      <w:ins w:id="1495" w:author="Ben Remez" w:date="2025-08-25T15:45:00Z">
        <w:r w:rsidRPr="00AF786B">
          <w:rPr>
            <w:i/>
            <w:iCs/>
            <w:sz w:val="24"/>
            <w:szCs w:val="24"/>
            <w:rPrChange w:id="1496" w:author="Ben Remez" w:date="2025-08-25T15:47:00Z" w16du:dateUtc="2025-08-25T12:47:00Z">
              <w:rPr>
                <w:sz w:val="24"/>
                <w:szCs w:val="24"/>
              </w:rPr>
            </w:rPrChange>
          </w:rPr>
          <w:t>Format your output as a list of indicators with each one tied to the outcome it assesses.</w:t>
        </w:r>
      </w:ins>
      <w:ins w:id="1497" w:author="Ben Remez" w:date="2025-08-25T15:47:00Z" w16du:dateUtc="2025-08-25T12:47:00Z">
        <w:r w:rsidRPr="00AF786B">
          <w:rPr>
            <w:i/>
            <w:iCs/>
            <w:sz w:val="24"/>
            <w:szCs w:val="24"/>
            <w:rPrChange w:id="1498" w:author="Ben Remez" w:date="2025-08-25T15:47:00Z" w16du:dateUtc="2025-08-25T12:47:00Z">
              <w:rPr>
                <w:sz w:val="24"/>
                <w:szCs w:val="24"/>
              </w:rPr>
            </w:rPrChange>
          </w:rPr>
          <w:t>”</w:t>
        </w:r>
      </w:ins>
    </w:p>
    <w:p w14:paraId="6B4CD530" w14:textId="77777777" w:rsidR="00AF786B" w:rsidRDefault="00AF786B" w:rsidP="007621AA">
      <w:pPr>
        <w:spacing w:after="0"/>
        <w:ind w:left="720"/>
        <w:jc w:val="both"/>
        <w:rPr>
          <w:ins w:id="1499" w:author="Ben Remez" w:date="2025-08-25T15:49:00Z" w16du:dateUtc="2025-08-25T12:49:00Z"/>
          <w:i/>
          <w:iCs/>
          <w:sz w:val="24"/>
          <w:szCs w:val="24"/>
        </w:rPr>
        <w:pPrChange w:id="1500" w:author="Alexander Apartsin" w:date="2025-08-27T11:07:00Z" w16du:dateUtc="2025-08-27T08:07:00Z">
          <w:pPr>
            <w:spacing w:after="0"/>
            <w:ind w:left="720"/>
          </w:pPr>
        </w:pPrChange>
      </w:pPr>
    </w:p>
    <w:p w14:paraId="516C6318" w14:textId="4BFC494D" w:rsidR="00AF786B" w:rsidRDefault="00AF786B" w:rsidP="007621AA">
      <w:pPr>
        <w:spacing w:after="0"/>
        <w:ind w:left="357"/>
        <w:jc w:val="both"/>
        <w:rPr>
          <w:ins w:id="1501" w:author="Ben Remez" w:date="2025-08-25T16:26:00Z" w16du:dateUtc="2025-08-25T13:26:00Z"/>
          <w:sz w:val="24"/>
          <w:szCs w:val="24"/>
        </w:rPr>
        <w:pPrChange w:id="1502" w:author="Alexander Apartsin" w:date="2025-08-27T11:07:00Z" w16du:dateUtc="2025-08-27T08:07:00Z">
          <w:pPr>
            <w:spacing w:after="0"/>
            <w:ind w:left="357"/>
          </w:pPr>
        </w:pPrChange>
      </w:pPr>
      <w:ins w:id="1503" w:author="Ben Remez" w:date="2025-08-25T15:49:00Z" w16du:dateUtc="2025-08-25T12:49:00Z">
        <w:r>
          <w:rPr>
            <w:sz w:val="24"/>
            <w:szCs w:val="24"/>
          </w:rPr>
          <w:t>By enforcing balance in the prompt</w:t>
        </w:r>
      </w:ins>
      <w:ins w:id="1504" w:author="Ben Remez" w:date="2025-08-25T15:50:00Z" w16du:dateUtc="2025-08-25T12:50:00Z">
        <w:r>
          <w:rPr>
            <w:sz w:val="24"/>
            <w:szCs w:val="24"/>
          </w:rPr>
          <w:t>, the generated indicators became more representative and unbiased, which significantly improved classification accuracy in both manual and RAG-based pipelines during the second experiment.</w:t>
        </w:r>
      </w:ins>
    </w:p>
    <w:p w14:paraId="0B76A893" w14:textId="3A9F4FD8" w:rsidR="00E730BA" w:rsidRDefault="00E730BA" w:rsidP="007621AA">
      <w:pPr>
        <w:pStyle w:val="Heading3"/>
        <w:numPr>
          <w:ilvl w:val="2"/>
          <w:numId w:val="14"/>
        </w:numPr>
        <w:jc w:val="both"/>
        <w:rPr>
          <w:ins w:id="1505" w:author="Ben Remez" w:date="2025-08-25T16:27:00Z" w16du:dateUtc="2025-08-25T13:27:00Z"/>
        </w:rPr>
        <w:pPrChange w:id="1506" w:author="Alexander Apartsin" w:date="2025-08-27T11:07:00Z" w16du:dateUtc="2025-08-27T08:07:00Z">
          <w:pPr>
            <w:pStyle w:val="Heading3"/>
            <w:numPr>
              <w:ilvl w:val="2"/>
              <w:numId w:val="14"/>
            </w:numPr>
            <w:ind w:left="1440" w:hanging="1080"/>
          </w:pPr>
        </w:pPrChange>
      </w:pPr>
      <w:bookmarkStart w:id="1507" w:name="_Toc207062977"/>
      <w:ins w:id="1508" w:author="Ben Remez" w:date="2025-08-25T16:27:00Z" w16du:dateUtc="2025-08-25T13:27:00Z">
        <w:r>
          <w:t>Enhanced RAG Retrieval Infrastructure</w:t>
        </w:r>
        <w:bookmarkEnd w:id="1507"/>
      </w:ins>
    </w:p>
    <w:p w14:paraId="7938BB44" w14:textId="17329AC1" w:rsidR="00E730BA" w:rsidRPr="0044722F" w:rsidRDefault="00E730BA" w:rsidP="007621AA">
      <w:pPr>
        <w:ind w:left="357" w:firstLine="363"/>
        <w:jc w:val="both"/>
        <w:rPr>
          <w:ins w:id="1509" w:author="Ben Remez" w:date="2025-08-25T16:28:00Z" w16du:dateUtc="2025-08-25T13:28:00Z"/>
          <w:sz w:val="24"/>
          <w:szCs w:val="24"/>
          <w:rPrChange w:id="1510" w:author="Ben Remez" w:date="2025-08-25T20:38:00Z" w16du:dateUtc="2025-08-25T17:38:00Z">
            <w:rPr>
              <w:ins w:id="1511" w:author="Ben Remez" w:date="2025-08-25T16:28:00Z" w16du:dateUtc="2025-08-25T13:28:00Z"/>
            </w:rPr>
          </w:rPrChange>
        </w:rPr>
        <w:pPrChange w:id="1512" w:author="Alexander Apartsin" w:date="2025-08-27T11:07:00Z" w16du:dateUtc="2025-08-27T08:07:00Z">
          <w:pPr>
            <w:ind w:left="357"/>
          </w:pPr>
        </w:pPrChange>
      </w:pPr>
      <w:ins w:id="1513" w:author="Ben Remez" w:date="2025-08-25T16:27:00Z" w16du:dateUtc="2025-08-25T13:27:00Z">
        <w:r w:rsidRPr="0044722F">
          <w:rPr>
            <w:sz w:val="24"/>
            <w:szCs w:val="24"/>
            <w:rPrChange w:id="1514" w:author="Ben Remez" w:date="2025-08-25T20:38:00Z" w16du:dateUtc="2025-08-25T17:38:00Z">
              <w:rPr/>
            </w:rPrChange>
          </w:rPr>
          <w:t xml:space="preserve">In this experiment, LangChain was introduced to orchestrate the retrieval pipeline, making it modular and more </w:t>
        </w:r>
      </w:ins>
      <w:ins w:id="1515" w:author="Ben Remez" w:date="2025-08-25T16:28:00Z" w16du:dateUtc="2025-08-25T13:28:00Z">
        <w:r w:rsidRPr="0044722F">
          <w:rPr>
            <w:sz w:val="24"/>
            <w:szCs w:val="24"/>
            <w:rPrChange w:id="1516" w:author="Ben Remez" w:date="2025-08-25T20:38:00Z" w16du:dateUtc="2025-08-25T17:38:00Z">
              <w:rPr/>
            </w:rPrChange>
          </w:rPr>
          <w:t>adaptable. Several Key enhancements were applied:</w:t>
        </w:r>
      </w:ins>
    </w:p>
    <w:p w14:paraId="17D3EB04" w14:textId="0E6886ED" w:rsidR="00E730BA" w:rsidRPr="0044722F" w:rsidRDefault="00E730BA" w:rsidP="00E730BA">
      <w:pPr>
        <w:pStyle w:val="Heading4"/>
        <w:numPr>
          <w:ilvl w:val="3"/>
          <w:numId w:val="14"/>
        </w:numPr>
        <w:rPr>
          <w:ins w:id="1517" w:author="Ben Remez" w:date="2025-08-25T16:29:00Z" w16du:dateUtc="2025-08-25T13:29:00Z"/>
          <w:sz w:val="24"/>
          <w:szCs w:val="24"/>
          <w:rPrChange w:id="1518" w:author="Ben Remez" w:date="2025-08-25T20:38:00Z" w16du:dateUtc="2025-08-25T17:38:00Z">
            <w:rPr>
              <w:ins w:id="1519" w:author="Ben Remez" w:date="2025-08-25T16:29:00Z" w16du:dateUtc="2025-08-25T13:29:00Z"/>
            </w:rPr>
          </w:rPrChange>
        </w:rPr>
      </w:pPr>
      <w:ins w:id="1520" w:author="Ben Remez" w:date="2025-08-25T16:28:00Z" w16du:dateUtc="2025-08-25T13:28:00Z">
        <w:r w:rsidRPr="0044722F">
          <w:rPr>
            <w:sz w:val="24"/>
            <w:szCs w:val="24"/>
            <w:rPrChange w:id="1521" w:author="Ben Remez" w:date="2025-08-25T20:38:00Z" w16du:dateUtc="2025-08-25T17:38:00Z">
              <w:rPr/>
            </w:rPrChange>
          </w:rPr>
          <w:t xml:space="preserve">Metadata-Aware </w:t>
        </w:r>
      </w:ins>
      <w:ins w:id="1522" w:author="Ben Remez" w:date="2025-08-25T16:29:00Z" w16du:dateUtc="2025-08-25T13:29:00Z">
        <w:r w:rsidRPr="0044722F">
          <w:rPr>
            <w:sz w:val="24"/>
            <w:szCs w:val="24"/>
            <w:rPrChange w:id="1523" w:author="Ben Remez" w:date="2025-08-25T20:38:00Z" w16du:dateUtc="2025-08-25T17:38:00Z">
              <w:rPr/>
            </w:rPrChange>
          </w:rPr>
          <w:t>Retrieval</w:t>
        </w:r>
      </w:ins>
    </w:p>
    <w:p w14:paraId="2E35EEC6" w14:textId="47083C71" w:rsidR="00E730BA" w:rsidRPr="0044722F" w:rsidRDefault="00E730BA" w:rsidP="007621AA">
      <w:pPr>
        <w:ind w:left="357" w:firstLine="363"/>
        <w:jc w:val="both"/>
        <w:rPr>
          <w:ins w:id="1524" w:author="Ben Remez" w:date="2025-08-25T16:31:00Z" w16du:dateUtc="2025-08-25T13:31:00Z"/>
          <w:sz w:val="24"/>
          <w:szCs w:val="24"/>
          <w:rPrChange w:id="1525" w:author="Ben Remez" w:date="2025-08-25T20:38:00Z" w16du:dateUtc="2025-08-25T17:38:00Z">
            <w:rPr>
              <w:ins w:id="1526" w:author="Ben Remez" w:date="2025-08-25T16:31:00Z" w16du:dateUtc="2025-08-25T13:31:00Z"/>
            </w:rPr>
          </w:rPrChange>
        </w:rPr>
        <w:pPrChange w:id="1527" w:author="Alexander Apartsin" w:date="2025-08-27T11:07:00Z" w16du:dateUtc="2025-08-27T08:07:00Z">
          <w:pPr>
            <w:ind w:left="357"/>
          </w:pPr>
        </w:pPrChange>
      </w:pPr>
      <w:ins w:id="1528" w:author="Ben Remez" w:date="2025-08-25T16:29:00Z" w16du:dateUtc="2025-08-25T13:29:00Z">
        <w:r w:rsidRPr="0044722F">
          <w:rPr>
            <w:sz w:val="24"/>
            <w:szCs w:val="24"/>
            <w:rPrChange w:id="1529" w:author="Ben Remez" w:date="2025-08-25T20:38:00Z" w16du:dateUtc="2025-08-25T17:38:00Z">
              <w:rPr/>
            </w:rPrChange>
          </w:rPr>
          <w:t xml:space="preserve">Articles stored in Weaviate were enriched with a list of countries </w:t>
        </w:r>
        <w:del w:id="1530" w:author="Alexander Apartsin" w:date="2025-08-27T11:06:00Z" w16du:dateUtc="2025-08-27T08:06:00Z">
          <w:r w:rsidRPr="0044722F" w:rsidDel="007621AA">
            <w:rPr>
              <w:sz w:val="24"/>
              <w:szCs w:val="24"/>
              <w:rPrChange w:id="1531" w:author="Ben Remez" w:date="2025-08-25T20:38:00Z" w16du:dateUtc="2025-08-25T17:38:00Z">
                <w:rPr/>
              </w:rPrChange>
            </w:rPr>
            <w:delText xml:space="preserve">that the current article supports </w:delText>
          </w:r>
        </w:del>
      </w:ins>
      <w:ins w:id="1532" w:author="Alexander Apartsin" w:date="2025-08-27T11:06:00Z" w16du:dateUtc="2025-08-27T08:06:00Z">
        <w:r w:rsidR="007621AA">
          <w:rPr>
            <w:sz w:val="24"/>
            <w:szCs w:val="24"/>
          </w:rPr>
          <w:t xml:space="preserve">supported by the current </w:t>
        </w:r>
      </w:ins>
      <w:ins w:id="1533" w:author="Alexander Apartsin" w:date="2025-08-27T11:22:00Z" w16du:dateUtc="2025-08-27T08:22:00Z">
        <w:r w:rsidR="002E0357">
          <w:rPr>
            <w:sz w:val="24"/>
            <w:szCs w:val="24"/>
          </w:rPr>
          <w:t>article's metadata, including the date</w:t>
        </w:r>
      </w:ins>
      <w:ins w:id="1534" w:author="Ben Remez" w:date="2025-08-25T16:29:00Z" w16du:dateUtc="2025-08-25T13:29:00Z">
        <w:del w:id="1535" w:author="Alexander Apartsin" w:date="2025-08-27T11:22:00Z" w16du:dateUtc="2025-08-27T08:22:00Z">
          <w:r w:rsidRPr="0044722F" w:rsidDel="002E0357">
            <w:rPr>
              <w:sz w:val="24"/>
              <w:szCs w:val="24"/>
              <w:rPrChange w:id="1536" w:author="Ben Remez" w:date="2025-08-25T20:38:00Z" w16du:dateUtc="2025-08-25T17:38:00Z">
                <w:rPr/>
              </w:rPrChange>
            </w:rPr>
            <w:delText>and date metadata</w:delText>
          </w:r>
        </w:del>
        <w:r w:rsidRPr="0044722F">
          <w:rPr>
            <w:sz w:val="24"/>
            <w:szCs w:val="24"/>
            <w:rPrChange w:id="1537" w:author="Ben Remez" w:date="2025-08-25T20:38:00Z" w16du:dateUtc="2025-08-25T17:38:00Z">
              <w:rPr/>
            </w:rPrChange>
          </w:rPr>
          <w:t>. This allowed queries to preci</w:t>
        </w:r>
      </w:ins>
      <w:ins w:id="1538" w:author="Ben Remez" w:date="2025-08-25T16:30:00Z" w16du:dateUtc="2025-08-25T13:30:00Z">
        <w:r w:rsidRPr="0044722F">
          <w:rPr>
            <w:sz w:val="24"/>
            <w:szCs w:val="24"/>
            <w:rPrChange w:id="1539" w:author="Ben Remez" w:date="2025-08-25T20:38:00Z" w16du:dateUtc="2025-08-25T17:38:00Z">
              <w:rPr/>
            </w:rPrChange>
          </w:rPr>
          <w:t>sely filter documents relevant to specific countries involved and limit retrieval to articles around the forecasting period.</w:t>
        </w:r>
      </w:ins>
    </w:p>
    <w:p w14:paraId="46BA5414" w14:textId="28F33F8F" w:rsidR="00E730BA" w:rsidRPr="0044722F" w:rsidRDefault="00E730BA" w:rsidP="00E730BA">
      <w:pPr>
        <w:pStyle w:val="Heading4"/>
        <w:numPr>
          <w:ilvl w:val="3"/>
          <w:numId w:val="14"/>
        </w:numPr>
        <w:rPr>
          <w:ins w:id="1540" w:author="Ben Remez" w:date="2025-08-25T16:31:00Z" w16du:dateUtc="2025-08-25T13:31:00Z"/>
          <w:sz w:val="24"/>
          <w:szCs w:val="24"/>
          <w:rPrChange w:id="1541" w:author="Ben Remez" w:date="2025-08-25T20:38:00Z" w16du:dateUtc="2025-08-25T17:38:00Z">
            <w:rPr>
              <w:ins w:id="1542" w:author="Ben Remez" w:date="2025-08-25T16:31:00Z" w16du:dateUtc="2025-08-25T13:31:00Z"/>
            </w:rPr>
          </w:rPrChange>
        </w:rPr>
      </w:pPr>
      <w:ins w:id="1543" w:author="Ben Remez" w:date="2025-08-25T16:31:00Z" w16du:dateUtc="2025-08-25T13:31:00Z">
        <w:r w:rsidRPr="0044722F">
          <w:rPr>
            <w:sz w:val="24"/>
            <w:szCs w:val="24"/>
            <w:rPrChange w:id="1544" w:author="Ben Remez" w:date="2025-08-25T20:38:00Z" w16du:dateUtc="2025-08-25T17:38:00Z">
              <w:rPr/>
            </w:rPrChange>
          </w:rPr>
          <w:t>Recent vs. Old Documents</w:t>
        </w:r>
      </w:ins>
    </w:p>
    <w:p w14:paraId="4E9E48C5" w14:textId="5EFDF183" w:rsidR="00E730BA" w:rsidRPr="0044722F" w:rsidRDefault="00E730BA" w:rsidP="007621AA">
      <w:pPr>
        <w:ind w:left="357" w:firstLine="360"/>
        <w:jc w:val="both"/>
        <w:rPr>
          <w:ins w:id="1545" w:author="Ben Remez" w:date="2025-08-25T16:31:00Z" w16du:dateUtc="2025-08-25T13:31:00Z"/>
          <w:sz w:val="24"/>
          <w:szCs w:val="24"/>
          <w:rPrChange w:id="1546" w:author="Ben Remez" w:date="2025-08-25T20:38:00Z" w16du:dateUtc="2025-08-25T17:38:00Z">
            <w:rPr>
              <w:ins w:id="1547" w:author="Ben Remez" w:date="2025-08-25T16:31:00Z" w16du:dateUtc="2025-08-25T13:31:00Z"/>
            </w:rPr>
          </w:rPrChange>
        </w:rPr>
        <w:pPrChange w:id="1548" w:author="Alexander Apartsin" w:date="2025-08-27T11:07:00Z" w16du:dateUtc="2025-08-27T08:07:00Z">
          <w:pPr>
            <w:ind w:left="357"/>
          </w:pPr>
        </w:pPrChange>
      </w:pPr>
      <w:ins w:id="1549" w:author="Ben Remez" w:date="2025-08-25T16:31:00Z" w16du:dateUtc="2025-08-25T13:31:00Z">
        <w:r w:rsidRPr="0044722F">
          <w:rPr>
            <w:sz w:val="24"/>
            <w:szCs w:val="24"/>
            <w:rPrChange w:id="1550" w:author="Ben Remez" w:date="2025-08-25T20:38:00Z" w16du:dateUtc="2025-08-25T17:38:00Z">
              <w:rPr/>
            </w:rPrChange>
          </w:rPr>
          <w:t>We divided retrieval into two distinct buckets:</w:t>
        </w:r>
      </w:ins>
    </w:p>
    <w:p w14:paraId="5E6C71DF" w14:textId="7F29E449" w:rsidR="00E730BA" w:rsidRPr="0044722F" w:rsidRDefault="00E730BA" w:rsidP="007621AA">
      <w:pPr>
        <w:pStyle w:val="ListParagraph"/>
        <w:numPr>
          <w:ilvl w:val="0"/>
          <w:numId w:val="16"/>
        </w:numPr>
        <w:jc w:val="both"/>
        <w:rPr>
          <w:ins w:id="1551" w:author="Ben Remez" w:date="2025-08-25T16:32:00Z" w16du:dateUtc="2025-08-25T13:32:00Z"/>
          <w:sz w:val="24"/>
          <w:szCs w:val="24"/>
          <w:rPrChange w:id="1552" w:author="Ben Remez" w:date="2025-08-25T20:38:00Z" w16du:dateUtc="2025-08-25T17:38:00Z">
            <w:rPr>
              <w:ins w:id="1553" w:author="Ben Remez" w:date="2025-08-25T16:32:00Z" w16du:dateUtc="2025-08-25T13:32:00Z"/>
            </w:rPr>
          </w:rPrChange>
        </w:rPr>
        <w:pPrChange w:id="1554" w:author="Alexander Apartsin" w:date="2025-08-27T11:07:00Z" w16du:dateUtc="2025-08-27T08:07:00Z">
          <w:pPr>
            <w:pStyle w:val="ListParagraph"/>
            <w:numPr>
              <w:numId w:val="16"/>
            </w:numPr>
            <w:ind w:left="1077" w:hanging="360"/>
          </w:pPr>
        </w:pPrChange>
      </w:pPr>
      <w:ins w:id="1555" w:author="Ben Remez" w:date="2025-08-25T16:31:00Z" w16du:dateUtc="2025-08-25T13:31:00Z">
        <w:r w:rsidRPr="0044722F">
          <w:rPr>
            <w:sz w:val="24"/>
            <w:szCs w:val="24"/>
            <w:rPrChange w:id="1556" w:author="Ben Remez" w:date="2025-08-25T20:38:00Z" w16du:dateUtc="2025-08-25T17:38:00Z">
              <w:rPr/>
            </w:rPrChange>
          </w:rPr>
          <w:t xml:space="preserve">Recent Documents: </w:t>
        </w:r>
      </w:ins>
      <w:ins w:id="1557" w:author="Ben Remez" w:date="2025-08-25T16:32:00Z" w16du:dateUtc="2025-08-25T13:32:00Z">
        <w:r w:rsidRPr="0044722F">
          <w:rPr>
            <w:sz w:val="24"/>
            <w:szCs w:val="24"/>
            <w:rPrChange w:id="1558" w:author="Ben Remez" w:date="2025-08-25T20:38:00Z" w16du:dateUtc="2025-08-25T17:38:00Z">
              <w:rPr/>
            </w:rPrChange>
          </w:rPr>
          <w:t>Articles published on the target date (D).</w:t>
        </w:r>
      </w:ins>
    </w:p>
    <w:p w14:paraId="4747A041" w14:textId="29EF0B56" w:rsidR="00E730BA" w:rsidRPr="0044722F" w:rsidRDefault="00E730BA" w:rsidP="007621AA">
      <w:pPr>
        <w:pStyle w:val="ListParagraph"/>
        <w:numPr>
          <w:ilvl w:val="0"/>
          <w:numId w:val="16"/>
        </w:numPr>
        <w:jc w:val="both"/>
        <w:rPr>
          <w:ins w:id="1559" w:author="Ben Remez" w:date="2025-08-25T16:32:00Z" w16du:dateUtc="2025-08-25T13:32:00Z"/>
          <w:sz w:val="24"/>
          <w:szCs w:val="24"/>
          <w:rPrChange w:id="1560" w:author="Ben Remez" w:date="2025-08-25T20:38:00Z" w16du:dateUtc="2025-08-25T17:38:00Z">
            <w:rPr>
              <w:ins w:id="1561" w:author="Ben Remez" w:date="2025-08-25T16:32:00Z" w16du:dateUtc="2025-08-25T13:32:00Z"/>
            </w:rPr>
          </w:rPrChange>
        </w:rPr>
        <w:pPrChange w:id="1562" w:author="Alexander Apartsin" w:date="2025-08-27T11:07:00Z" w16du:dateUtc="2025-08-27T08:07:00Z">
          <w:pPr>
            <w:pStyle w:val="ListParagraph"/>
            <w:numPr>
              <w:numId w:val="16"/>
            </w:numPr>
            <w:ind w:left="1077" w:hanging="360"/>
          </w:pPr>
        </w:pPrChange>
      </w:pPr>
      <w:ins w:id="1563" w:author="Ben Remez" w:date="2025-08-25T16:32:00Z" w16du:dateUtc="2025-08-25T13:32:00Z">
        <w:r w:rsidRPr="0044722F">
          <w:rPr>
            <w:sz w:val="24"/>
            <w:szCs w:val="24"/>
            <w:rPrChange w:id="1564" w:author="Ben Remez" w:date="2025-08-25T20:38:00Z" w16du:dateUtc="2025-08-25T17:38:00Z">
              <w:rPr/>
            </w:rPrChange>
          </w:rPr>
          <w:t>Old Documents: Articles published up to 30 days before the target date.</w:t>
        </w:r>
      </w:ins>
    </w:p>
    <w:p w14:paraId="6592DC4E" w14:textId="03AF0038" w:rsidR="00E730BA" w:rsidRPr="0044722F" w:rsidRDefault="00E730BA" w:rsidP="007621AA">
      <w:pPr>
        <w:ind w:left="357"/>
        <w:jc w:val="both"/>
        <w:rPr>
          <w:ins w:id="1565" w:author="Ben Remez" w:date="2025-08-25T16:34:00Z" w16du:dateUtc="2025-08-25T13:34:00Z"/>
          <w:sz w:val="24"/>
          <w:szCs w:val="24"/>
          <w:rPrChange w:id="1566" w:author="Ben Remez" w:date="2025-08-25T20:38:00Z" w16du:dateUtc="2025-08-25T17:38:00Z">
            <w:rPr>
              <w:ins w:id="1567" w:author="Ben Remez" w:date="2025-08-25T16:34:00Z" w16du:dateUtc="2025-08-25T13:34:00Z"/>
            </w:rPr>
          </w:rPrChange>
        </w:rPr>
        <w:pPrChange w:id="1568" w:author="Alexander Apartsin" w:date="2025-08-27T11:07:00Z" w16du:dateUtc="2025-08-27T08:07:00Z">
          <w:pPr>
            <w:ind w:left="357"/>
          </w:pPr>
        </w:pPrChange>
      </w:pPr>
      <w:ins w:id="1569" w:author="Ben Remez" w:date="2025-08-25T16:33:00Z" w16du:dateUtc="2025-08-25T13:33:00Z">
        <w:r w:rsidRPr="0044722F">
          <w:rPr>
            <w:sz w:val="24"/>
            <w:szCs w:val="24"/>
            <w:rPrChange w:id="1570" w:author="Ben Remez" w:date="2025-08-25T20:38:00Z" w16du:dateUtc="2025-08-25T17:38:00Z">
              <w:rPr/>
            </w:rPrChange>
          </w:rPr>
          <w:t xml:space="preserve">This structure reflected the assumption that the most recent month of news is the most relevant </w:t>
        </w:r>
      </w:ins>
      <w:ins w:id="1571" w:author="Alexander Apartsin" w:date="2025-08-27T11:06:00Z" w16du:dateUtc="2025-08-27T08:06:00Z">
        <w:r w:rsidR="007621AA">
          <w:rPr>
            <w:sz w:val="24"/>
            <w:szCs w:val="24"/>
          </w:rPr>
          <w:t xml:space="preserve">for </w:t>
        </w:r>
      </w:ins>
      <w:ins w:id="1572" w:author="Ben Remez" w:date="2025-08-25T16:34:00Z" w16du:dateUtc="2025-08-25T13:34:00Z">
        <w:r w:rsidRPr="0044722F">
          <w:rPr>
            <w:sz w:val="24"/>
            <w:szCs w:val="24"/>
            <w:rPrChange w:id="1573" w:author="Ben Remez" w:date="2025-08-25T20:38:00Z" w16du:dateUtc="2025-08-25T17:38:00Z">
              <w:rPr/>
            </w:rPrChange>
          </w:rPr>
          <w:t>predicting short-term geopolitical outcomes.</w:t>
        </w:r>
      </w:ins>
    </w:p>
    <w:p w14:paraId="60D8A8DE" w14:textId="6C10D694" w:rsidR="00E730BA" w:rsidRPr="0044722F" w:rsidRDefault="00E730BA" w:rsidP="007621AA">
      <w:pPr>
        <w:pStyle w:val="Heading4"/>
        <w:numPr>
          <w:ilvl w:val="3"/>
          <w:numId w:val="14"/>
        </w:numPr>
        <w:jc w:val="both"/>
        <w:rPr>
          <w:ins w:id="1574" w:author="Ben Remez" w:date="2025-08-25T16:34:00Z" w16du:dateUtc="2025-08-25T13:34:00Z"/>
          <w:sz w:val="24"/>
          <w:szCs w:val="24"/>
          <w:rPrChange w:id="1575" w:author="Ben Remez" w:date="2025-08-25T20:38:00Z" w16du:dateUtc="2025-08-25T17:38:00Z">
            <w:rPr>
              <w:ins w:id="1576" w:author="Ben Remez" w:date="2025-08-25T16:34:00Z" w16du:dateUtc="2025-08-25T13:34:00Z"/>
            </w:rPr>
          </w:rPrChange>
        </w:rPr>
        <w:pPrChange w:id="1577" w:author="Alexander Apartsin" w:date="2025-08-27T11:07:00Z" w16du:dateUtc="2025-08-27T08:07:00Z">
          <w:pPr>
            <w:pStyle w:val="Heading4"/>
            <w:numPr>
              <w:ilvl w:val="3"/>
              <w:numId w:val="14"/>
            </w:numPr>
            <w:ind w:left="1440" w:hanging="1080"/>
          </w:pPr>
        </w:pPrChange>
      </w:pPr>
      <w:ins w:id="1578" w:author="Ben Remez" w:date="2025-08-25T16:34:00Z" w16du:dateUtc="2025-08-25T13:34:00Z">
        <w:r w:rsidRPr="0044722F">
          <w:rPr>
            <w:sz w:val="24"/>
            <w:szCs w:val="24"/>
            <w:rPrChange w:id="1579" w:author="Ben Remez" w:date="2025-08-25T20:38:00Z" w16du:dateUtc="2025-08-25T17:38:00Z">
              <w:rPr/>
            </w:rPrChange>
          </w:rPr>
          <w:t>Exponential Time Decay Weighting</w:t>
        </w:r>
      </w:ins>
    </w:p>
    <w:p w14:paraId="1A67024C" w14:textId="77777777" w:rsidR="00E730BA" w:rsidRPr="0044722F" w:rsidRDefault="00E730BA" w:rsidP="007621AA">
      <w:pPr>
        <w:ind w:left="357"/>
        <w:jc w:val="both"/>
        <w:rPr>
          <w:ins w:id="1580" w:author="Ben Remez" w:date="2025-08-25T16:36:00Z" w16du:dateUtc="2025-08-25T13:36:00Z"/>
          <w:sz w:val="24"/>
          <w:szCs w:val="24"/>
          <w:rPrChange w:id="1581" w:author="Ben Remez" w:date="2025-08-25T20:38:00Z" w16du:dateUtc="2025-08-25T17:38:00Z">
            <w:rPr>
              <w:ins w:id="1582" w:author="Ben Remez" w:date="2025-08-25T16:36:00Z" w16du:dateUtc="2025-08-25T13:36:00Z"/>
            </w:rPr>
          </w:rPrChange>
        </w:rPr>
        <w:pPrChange w:id="1583" w:author="Alexander Apartsin" w:date="2025-08-27T11:07:00Z" w16du:dateUtc="2025-08-27T08:07:00Z">
          <w:pPr>
            <w:ind w:left="357"/>
          </w:pPr>
        </w:pPrChange>
      </w:pPr>
      <w:ins w:id="1584" w:author="Ben Remez" w:date="2025-08-25T16:34:00Z" w16du:dateUtc="2025-08-25T13:34:00Z">
        <w:r w:rsidRPr="0044722F">
          <w:rPr>
            <w:sz w:val="24"/>
            <w:szCs w:val="24"/>
            <w:rPrChange w:id="1585" w:author="Ben Remez" w:date="2025-08-25T20:38:00Z" w16du:dateUtc="2025-08-25T17:38:00Z">
              <w:rPr/>
            </w:rPrChange>
          </w:rPr>
          <w:t xml:space="preserve">To prioritize newer documents without discarding </w:t>
        </w:r>
      </w:ins>
      <w:ins w:id="1586" w:author="Ben Remez" w:date="2025-08-25T16:35:00Z" w16du:dateUtc="2025-08-25T13:35:00Z">
        <w:r w:rsidRPr="0044722F">
          <w:rPr>
            <w:sz w:val="24"/>
            <w:szCs w:val="24"/>
            <w:rPrChange w:id="1587" w:author="Ben Remez" w:date="2025-08-25T20:38:00Z" w16du:dateUtc="2025-08-25T17:38:00Z">
              <w:rPr/>
            </w:rPrChange>
          </w:rPr>
          <w:t xml:space="preserve">potentially relevant historical context, we applied an exponential decay function: </w:t>
        </w:r>
      </w:ins>
    </w:p>
    <w:p w14:paraId="64CDC54C" w14:textId="154222AC" w:rsidR="00E730BA" w:rsidRPr="0044722F" w:rsidRDefault="00E730BA" w:rsidP="007621AA">
      <w:pPr>
        <w:ind w:left="357"/>
        <w:jc w:val="both"/>
        <w:rPr>
          <w:ins w:id="1588" w:author="Ben Remez" w:date="2025-08-25T16:36:00Z" w16du:dateUtc="2025-08-25T13:36:00Z"/>
          <w:rFonts w:eastAsiaTheme="minorEastAsia"/>
          <w:sz w:val="24"/>
          <w:szCs w:val="24"/>
          <w:rPrChange w:id="1589" w:author="Ben Remez" w:date="2025-08-25T20:38:00Z" w16du:dateUtc="2025-08-25T17:38:00Z">
            <w:rPr>
              <w:ins w:id="1590" w:author="Ben Remez" w:date="2025-08-25T16:36:00Z" w16du:dateUtc="2025-08-25T13:36:00Z"/>
              <w:rFonts w:eastAsiaTheme="minorEastAsia"/>
            </w:rPr>
          </w:rPrChange>
        </w:rPr>
        <w:pPrChange w:id="1591" w:author="Alexander Apartsin" w:date="2025-08-27T11:07:00Z" w16du:dateUtc="2025-08-27T08:07:00Z">
          <w:pPr>
            <w:ind w:left="357"/>
          </w:pPr>
        </w:pPrChange>
      </w:pPr>
      <m:oMathPara>
        <m:oMath>
          <m:r>
            <w:ins w:id="1592" w:author="Ben Remez" w:date="2025-08-25T16:35:00Z" w16du:dateUtc="2025-08-25T13:35:00Z">
              <w:rPr>
                <w:rFonts w:ascii="Cambria Math" w:hAnsi="Cambria Math"/>
                <w:sz w:val="24"/>
                <w:szCs w:val="24"/>
                <w:rPrChange w:id="1593" w:author="Ben Remez" w:date="2025-08-25T20:38:00Z" w16du:dateUtc="2025-08-25T17:38:00Z">
                  <w:rPr>
                    <w:rFonts w:ascii="Cambria Math" w:hAnsi="Cambria Math"/>
                  </w:rPr>
                </w:rPrChange>
              </w:rPr>
              <m:t xml:space="preserve">weight= </m:t>
            </w:ins>
          </m:r>
          <m:sSup>
            <m:sSupPr>
              <m:ctrlPr>
                <w:ins w:id="1594" w:author="Ben Remez" w:date="2025-08-25T16:35:00Z" w16du:dateUtc="2025-08-25T13:35:00Z">
                  <w:rPr>
                    <w:rFonts w:ascii="Cambria Math" w:hAnsi="Cambria Math"/>
                    <w:i/>
                    <w:sz w:val="24"/>
                    <w:szCs w:val="24"/>
                  </w:rPr>
                </w:ins>
              </m:ctrlPr>
            </m:sSupPr>
            <m:e>
              <m:r>
                <w:ins w:id="1595" w:author="Ben Remez" w:date="2025-08-25T16:35:00Z" w16du:dateUtc="2025-08-25T13:35:00Z">
                  <w:rPr>
                    <w:rFonts w:ascii="Cambria Math" w:hAnsi="Cambria Math"/>
                    <w:sz w:val="24"/>
                    <w:szCs w:val="24"/>
                    <w:rPrChange w:id="1596" w:author="Ben Remez" w:date="2025-08-25T20:38:00Z" w16du:dateUtc="2025-08-25T17:38:00Z">
                      <w:rPr>
                        <w:rFonts w:ascii="Cambria Math" w:hAnsi="Cambria Math"/>
                      </w:rPr>
                    </w:rPrChange>
                  </w:rPr>
                  <m:t>e</m:t>
                </w:ins>
              </m:r>
            </m:e>
            <m:sup>
              <m:r>
                <w:ins w:id="1597" w:author="Ben Remez" w:date="2025-08-25T16:35:00Z" w16du:dateUtc="2025-08-25T13:35:00Z">
                  <w:rPr>
                    <w:rFonts w:ascii="Cambria Math" w:hAnsi="Cambria Math"/>
                    <w:sz w:val="24"/>
                    <w:szCs w:val="24"/>
                    <w:rPrChange w:id="1598" w:author="Ben Remez" w:date="2025-08-25T20:38:00Z" w16du:dateUtc="2025-08-25T17:38:00Z">
                      <w:rPr>
                        <w:rFonts w:ascii="Cambria Math" w:hAnsi="Cambria Math"/>
                      </w:rPr>
                    </w:rPrChange>
                  </w:rPr>
                  <m:t>-α ∙</m:t>
                </w:ins>
              </m:r>
              <m:r>
                <w:ins w:id="1599" w:author="Ben Remez" w:date="2025-08-25T16:36:00Z" w16du:dateUtc="2025-08-25T13:36:00Z">
                  <w:rPr>
                    <w:rFonts w:ascii="Cambria Math" w:hAnsi="Cambria Math"/>
                    <w:sz w:val="24"/>
                    <w:szCs w:val="24"/>
                    <w:rPrChange w:id="1600" w:author="Ben Remez" w:date="2025-08-25T20:38:00Z" w16du:dateUtc="2025-08-25T17:38:00Z">
                      <w:rPr>
                        <w:rFonts w:ascii="Cambria Math" w:hAnsi="Cambria Math"/>
                      </w:rPr>
                    </w:rPrChange>
                  </w:rPr>
                  <m:t xml:space="preserve"> </m:t>
                </w:ins>
              </m:r>
              <m:r>
                <w:ins w:id="1601" w:author="Ben Remez" w:date="2025-08-25T16:35:00Z" w16du:dateUtc="2025-08-25T13:35:00Z">
                  <w:rPr>
                    <w:rFonts w:ascii="Cambria Math" w:hAnsi="Cambria Math"/>
                    <w:sz w:val="24"/>
                    <w:szCs w:val="24"/>
                    <w:rPrChange w:id="1602" w:author="Ben Remez" w:date="2025-08-25T20:38:00Z" w16du:dateUtc="2025-08-25T17:38:00Z">
                      <w:rPr>
                        <w:rFonts w:ascii="Cambria Math" w:hAnsi="Cambria Math"/>
                      </w:rPr>
                    </w:rPrChange>
                  </w:rPr>
                  <m:t>days</m:t>
                </w:ins>
              </m:r>
              <m:r>
                <w:ins w:id="1603" w:author="Ben Remez" w:date="2025-08-25T16:36:00Z" w16du:dateUtc="2025-08-25T13:36:00Z">
                  <w:rPr>
                    <w:rFonts w:ascii="Cambria Math" w:hAnsi="Cambria Math"/>
                    <w:sz w:val="24"/>
                    <w:szCs w:val="24"/>
                    <w:rPrChange w:id="1604" w:author="Ben Remez" w:date="2025-08-25T20:38:00Z" w16du:dateUtc="2025-08-25T17:38:00Z">
                      <w:rPr>
                        <w:rFonts w:ascii="Cambria Math" w:hAnsi="Cambria Math"/>
                      </w:rPr>
                    </w:rPrChange>
                  </w:rPr>
                  <m:t>_from_t</m:t>
                </w:ins>
              </m:r>
            </m:sup>
          </m:sSup>
        </m:oMath>
      </m:oMathPara>
    </w:p>
    <w:p w14:paraId="15286935" w14:textId="77777777" w:rsidR="00E77F0C" w:rsidRPr="0044722F" w:rsidRDefault="00E77F0C" w:rsidP="007621AA">
      <w:pPr>
        <w:ind w:left="357"/>
        <w:jc w:val="both"/>
        <w:rPr>
          <w:ins w:id="1605" w:author="Ben Remez" w:date="2025-08-25T16:37:00Z" w16du:dateUtc="2025-08-25T13:37:00Z"/>
          <w:rFonts w:eastAsiaTheme="minorEastAsia"/>
          <w:sz w:val="24"/>
          <w:szCs w:val="24"/>
          <w:rPrChange w:id="1606" w:author="Ben Remez" w:date="2025-08-25T20:38:00Z" w16du:dateUtc="2025-08-25T17:38:00Z">
            <w:rPr>
              <w:ins w:id="1607" w:author="Ben Remez" w:date="2025-08-25T16:37:00Z" w16du:dateUtc="2025-08-25T13:37:00Z"/>
              <w:rFonts w:eastAsiaTheme="minorEastAsia"/>
            </w:rPr>
          </w:rPrChange>
        </w:rPr>
        <w:pPrChange w:id="1608" w:author="Alexander Apartsin" w:date="2025-08-27T11:07:00Z" w16du:dateUtc="2025-08-27T08:07:00Z">
          <w:pPr>
            <w:ind w:left="357"/>
          </w:pPr>
        </w:pPrChange>
      </w:pPr>
      <w:ins w:id="1609" w:author="Ben Remez" w:date="2025-08-25T16:36:00Z" w16du:dateUtc="2025-08-25T13:36:00Z">
        <w:r w:rsidRPr="0044722F">
          <w:rPr>
            <w:sz w:val="24"/>
            <w:szCs w:val="24"/>
            <w:rPrChange w:id="1610" w:author="Ben Remez" w:date="2025-08-25T20:38:00Z" w16du:dateUtc="2025-08-25T17:38:00Z">
              <w:rPr/>
            </w:rPrChange>
          </w:rPr>
          <w:t xml:space="preserve">where </w:t>
        </w:r>
      </w:ins>
      <m:oMath>
        <m:r>
          <w:ins w:id="1611" w:author="Ben Remez" w:date="2025-08-25T16:36:00Z" w16du:dateUtc="2025-08-25T13:36:00Z">
            <w:rPr>
              <w:rFonts w:ascii="Cambria Math" w:hAnsi="Cambria Math"/>
              <w:sz w:val="24"/>
              <w:szCs w:val="24"/>
              <w:rPrChange w:id="1612" w:author="Ben Remez" w:date="2025-08-25T20:38:00Z" w16du:dateUtc="2025-08-25T17:38:00Z">
                <w:rPr>
                  <w:rFonts w:ascii="Cambria Math" w:hAnsi="Cambria Math"/>
                </w:rPr>
              </w:rPrChange>
            </w:rPr>
            <m:t>α</m:t>
          </w:ins>
        </m:r>
        <m:r>
          <w:ins w:id="1613" w:author="Ben Remez" w:date="2025-08-25T16:37:00Z" w16du:dateUtc="2025-08-25T13:37:00Z">
            <w:rPr>
              <w:rFonts w:ascii="Cambria Math" w:hAnsi="Cambria Math"/>
              <w:sz w:val="24"/>
              <w:szCs w:val="24"/>
              <w:rPrChange w:id="1614" w:author="Ben Remez" w:date="2025-08-25T20:38:00Z" w16du:dateUtc="2025-08-25T17:38:00Z">
                <w:rPr>
                  <w:rFonts w:ascii="Cambria Math" w:hAnsi="Cambria Math"/>
                </w:rPr>
              </w:rPrChange>
            </w:rPr>
            <m:t>=0.015</m:t>
          </w:ins>
        </m:r>
      </m:oMath>
      <w:ins w:id="1615" w:author="Ben Remez" w:date="2025-08-25T16:37:00Z" w16du:dateUtc="2025-08-25T13:37:00Z">
        <w:r w:rsidRPr="0044722F">
          <w:rPr>
            <w:rFonts w:eastAsiaTheme="minorEastAsia"/>
            <w:sz w:val="24"/>
            <w:szCs w:val="24"/>
            <w:rPrChange w:id="1616" w:author="Ben Remez" w:date="2025-08-25T20:38:00Z" w16du:dateUtc="2025-08-25T17:38:00Z">
              <w:rPr>
                <w:rFonts w:eastAsiaTheme="minorEastAsia"/>
              </w:rPr>
            </w:rPrChange>
          </w:rPr>
          <w:t>.</w:t>
        </w:r>
      </w:ins>
    </w:p>
    <w:p w14:paraId="61EAB748" w14:textId="76B62945" w:rsidR="00E77F0C" w:rsidRPr="0044722F" w:rsidRDefault="00E77F0C" w:rsidP="007621AA">
      <w:pPr>
        <w:ind w:left="357"/>
        <w:jc w:val="both"/>
        <w:rPr>
          <w:ins w:id="1617" w:author="Ben Remez" w:date="2025-08-25T16:40:00Z" w16du:dateUtc="2025-08-25T13:40:00Z"/>
          <w:sz w:val="24"/>
          <w:szCs w:val="24"/>
          <w:rPrChange w:id="1618" w:author="Ben Remez" w:date="2025-08-25T20:38:00Z" w16du:dateUtc="2025-08-25T17:38:00Z">
            <w:rPr>
              <w:ins w:id="1619" w:author="Ben Remez" w:date="2025-08-25T16:40:00Z" w16du:dateUtc="2025-08-25T13:40:00Z"/>
            </w:rPr>
          </w:rPrChange>
        </w:rPr>
        <w:pPrChange w:id="1620" w:author="Alexander Apartsin" w:date="2025-08-27T11:07:00Z" w16du:dateUtc="2025-08-27T08:07:00Z">
          <w:pPr>
            <w:ind w:left="357"/>
          </w:pPr>
        </w:pPrChange>
      </w:pPr>
      <w:ins w:id="1621" w:author="Ben Remez" w:date="2025-08-25T16:37:00Z" w16du:dateUtc="2025-08-25T13:37:00Z">
        <w:r w:rsidRPr="0044722F">
          <w:rPr>
            <w:sz w:val="24"/>
            <w:szCs w:val="24"/>
            <w:rPrChange w:id="1622" w:author="Ben Remez" w:date="2025-08-25T20:38:00Z" w16du:dateUtc="2025-08-25T17:38:00Z">
              <w:rPr/>
            </w:rPrChange>
          </w:rPr>
          <w:t xml:space="preserve">This choice of </w:t>
        </w:r>
      </w:ins>
      <m:oMath>
        <m:r>
          <w:ins w:id="1623" w:author="Ben Remez" w:date="2025-08-25T16:37:00Z" w16du:dateUtc="2025-08-25T13:37:00Z">
            <w:rPr>
              <w:rFonts w:ascii="Cambria Math" w:hAnsi="Cambria Math"/>
              <w:sz w:val="24"/>
              <w:szCs w:val="24"/>
              <w:rPrChange w:id="1624" w:author="Ben Remez" w:date="2025-08-25T20:38:00Z" w16du:dateUtc="2025-08-25T17:38:00Z">
                <w:rPr>
                  <w:rFonts w:ascii="Cambria Math" w:hAnsi="Cambria Math"/>
                </w:rPr>
              </w:rPrChange>
            </w:rPr>
            <m:t>α</m:t>
          </w:ins>
        </m:r>
      </m:oMath>
      <w:ins w:id="1625" w:author="Ben Remez" w:date="2025-08-25T16:37:00Z" w16du:dateUtc="2025-08-25T13:37:00Z">
        <w:r w:rsidRPr="0044722F">
          <w:rPr>
            <w:rFonts w:eastAsiaTheme="minorEastAsia"/>
            <w:sz w:val="24"/>
            <w:szCs w:val="24"/>
            <w:rPrChange w:id="1626" w:author="Ben Remez" w:date="2025-08-25T20:38:00Z" w16du:dateUtc="2025-08-25T17:38:00Z">
              <w:rPr>
                <w:rFonts w:eastAsiaTheme="minorEastAsia"/>
              </w:rPr>
            </w:rPrChange>
          </w:rPr>
          <w:t xml:space="preserve"> </w:t>
        </w:r>
        <w:del w:id="1627" w:author="Alexander Apartsin" w:date="2025-08-27T11:07:00Z" w16du:dateUtc="2025-08-27T08:07:00Z">
          <w:r w:rsidRPr="0044722F" w:rsidDel="007621AA">
            <w:rPr>
              <w:rFonts w:eastAsiaTheme="minorEastAsia"/>
              <w:sz w:val="24"/>
              <w:szCs w:val="24"/>
              <w:rPrChange w:id="1628" w:author="Ben Remez" w:date="2025-08-25T20:38:00Z" w16du:dateUtc="2025-08-25T17:38:00Z">
                <w:rPr>
                  <w:rFonts w:eastAsiaTheme="minorEastAsia"/>
                </w:rPr>
              </w:rPrChange>
            </w:rPr>
            <w:delText>ensured</w:delText>
          </w:r>
        </w:del>
      </w:ins>
      <w:ins w:id="1629" w:author="Alexander Apartsin" w:date="2025-08-27T11:07:00Z" w16du:dateUtc="2025-08-27T08:07:00Z">
        <w:r w:rsidR="007621AA">
          <w:rPr>
            <w:rFonts w:eastAsiaTheme="minorEastAsia"/>
            <w:sz w:val="24"/>
            <w:szCs w:val="24"/>
          </w:rPr>
          <w:t>Ensured</w:t>
        </w:r>
      </w:ins>
      <w:ins w:id="1630" w:author="Ben Remez" w:date="2025-08-25T16:37:00Z" w16du:dateUtc="2025-08-25T13:37:00Z">
        <w:r w:rsidRPr="0044722F">
          <w:rPr>
            <w:rFonts w:eastAsiaTheme="minorEastAsia"/>
            <w:sz w:val="24"/>
            <w:szCs w:val="24"/>
            <w:rPrChange w:id="1631" w:author="Ben Remez" w:date="2025-08-25T20:38:00Z" w16du:dateUtc="2025-08-25T17:38:00Z">
              <w:rPr>
                <w:rFonts w:eastAsiaTheme="minorEastAsia"/>
              </w:rPr>
            </w:rPrChange>
          </w:rPr>
          <w:t xml:space="preserve"> that documents from </w:t>
        </w:r>
      </w:ins>
      <w:ins w:id="1632" w:author="Ben Remez" w:date="2025-08-25T16:38:00Z" w16du:dateUtc="2025-08-25T13:38:00Z">
        <w:r w:rsidRPr="0044722F">
          <w:rPr>
            <w:rFonts w:eastAsiaTheme="minorEastAsia"/>
            <w:sz w:val="24"/>
            <w:szCs w:val="24"/>
            <w:rPrChange w:id="1633" w:author="Ben Remez" w:date="2025-08-25T20:38:00Z" w16du:dateUtc="2025-08-25T17:38:00Z">
              <w:rPr>
                <w:rFonts w:eastAsiaTheme="minorEastAsia"/>
              </w:rPr>
            </w:rPrChange>
          </w:rPr>
          <w:t>3</w:t>
        </w:r>
      </w:ins>
      <w:ins w:id="1634" w:author="Ben Remez" w:date="2025-08-25T16:37:00Z" w16du:dateUtc="2025-08-25T13:37:00Z">
        <w:r w:rsidRPr="0044722F">
          <w:rPr>
            <w:rFonts w:eastAsiaTheme="minorEastAsia"/>
            <w:sz w:val="24"/>
            <w:szCs w:val="24"/>
            <w:rPrChange w:id="1635" w:author="Ben Remez" w:date="2025-08-25T20:38:00Z" w16du:dateUtc="2025-08-25T17:38:00Z">
              <w:rPr>
                <w:rFonts w:eastAsiaTheme="minorEastAsia"/>
              </w:rPr>
            </w:rPrChange>
          </w:rPr>
          <w:t xml:space="preserve">0 days </w:t>
        </w:r>
      </w:ins>
      <w:ins w:id="1636" w:author="Ben Remez" w:date="2025-08-25T16:38:00Z" w16du:dateUtc="2025-08-25T13:38:00Z">
        <w:r w:rsidRPr="0044722F">
          <w:rPr>
            <w:rFonts w:eastAsiaTheme="minorEastAsia"/>
            <w:sz w:val="24"/>
            <w:szCs w:val="24"/>
            <w:rPrChange w:id="1637" w:author="Ben Remez" w:date="2025-08-25T20:38:00Z" w16du:dateUtc="2025-08-25T17:38:00Z">
              <w:rPr>
                <w:rFonts w:eastAsiaTheme="minorEastAsia"/>
              </w:rPr>
            </w:rPrChange>
          </w:rPr>
          <w:t xml:space="preserve">before </w:t>
        </w:r>
        <w:r w:rsidRPr="0044722F">
          <w:rPr>
            <w:sz w:val="24"/>
            <w:szCs w:val="24"/>
            <w:rPrChange w:id="1638" w:author="Ben Remez" w:date="2025-08-25T20:38:00Z" w16du:dateUtc="2025-08-25T17:38:00Z">
              <w:rPr/>
            </w:rPrChange>
          </w:rPr>
          <w:t>retained approximately 63%</w:t>
        </w:r>
      </w:ins>
      <w:ins w:id="1639" w:author="Ben Remez" w:date="2025-08-25T16:42:00Z" w16du:dateUtc="2025-08-25T13:42:00Z">
        <w:r w:rsidRPr="0044722F">
          <w:rPr>
            <w:sz w:val="24"/>
            <w:szCs w:val="24"/>
            <w:rPrChange w:id="1640" w:author="Ben Remez" w:date="2025-08-25T20:38:00Z" w16du:dateUtc="2025-08-25T17:38:00Z">
              <w:rPr/>
            </w:rPrChange>
          </w:rPr>
          <w:t xml:space="preserve"> </w:t>
        </w:r>
      </w:ins>
      <w:ins w:id="1641" w:author="Ben Remez" w:date="2025-08-25T16:39:00Z" w16du:dateUtc="2025-08-25T13:39:00Z">
        <w:r w:rsidRPr="0044722F">
          <w:rPr>
            <w:sz w:val="24"/>
            <w:szCs w:val="24"/>
            <w:rPrChange w:id="1642" w:author="Ben Remez" w:date="2025-08-25T20:38:00Z" w16du:dateUtc="2025-08-25T17:38:00Z">
              <w:rPr/>
            </w:rPrChange>
          </w:rPr>
          <w:t>of their weight</w:t>
        </w:r>
      </w:ins>
      <w:ins w:id="1643" w:author="Ben Remez" w:date="2025-08-25T16:42:00Z" w16du:dateUtc="2025-08-25T13:42:00Z">
        <w:r w:rsidRPr="0044722F">
          <w:rPr>
            <w:sz w:val="24"/>
            <w:szCs w:val="24"/>
            <w:rPrChange w:id="1644" w:author="Ben Remez" w:date="2025-08-25T20:38:00Z" w16du:dateUtc="2025-08-25T17:38:00Z">
              <w:rPr/>
            </w:rPrChange>
          </w:rPr>
          <w:t xml:space="preserve"> (as shown in </w:t>
        </w:r>
        <w:del w:id="1645" w:author="Alexander Apartsin" w:date="2025-08-27T11:07:00Z" w16du:dateUtc="2025-08-27T08:07:00Z">
          <w:r w:rsidRPr="0044722F" w:rsidDel="007621AA">
            <w:rPr>
              <w:sz w:val="24"/>
              <w:szCs w:val="24"/>
              <w:rPrChange w:id="1646" w:author="Ben Remez" w:date="2025-08-25T20:38:00Z" w16du:dateUtc="2025-08-25T17:38:00Z">
                <w:rPr/>
              </w:rPrChange>
            </w:rPr>
            <w:delText>figure</w:delText>
          </w:r>
        </w:del>
      </w:ins>
      <w:ins w:id="1647" w:author="Alexander Apartsin" w:date="2025-08-27T11:07:00Z" w16du:dateUtc="2025-08-27T08:07:00Z">
        <w:r w:rsidR="007621AA">
          <w:rPr>
            <w:sz w:val="24"/>
            <w:szCs w:val="24"/>
          </w:rPr>
          <w:t>Figure</w:t>
        </w:r>
      </w:ins>
      <w:ins w:id="1648" w:author="Ben Remez" w:date="2025-08-25T16:42:00Z" w16du:dateUtc="2025-08-25T13:42:00Z">
        <w:r w:rsidRPr="0044722F">
          <w:rPr>
            <w:sz w:val="24"/>
            <w:szCs w:val="24"/>
            <w:rPrChange w:id="1649" w:author="Ben Remez" w:date="2025-08-25T20:38:00Z" w16du:dateUtc="2025-08-25T17:38:00Z">
              <w:rPr/>
            </w:rPrChange>
          </w:rPr>
          <w:t xml:space="preserve"> 4)</w:t>
        </w:r>
      </w:ins>
      <w:ins w:id="1650" w:author="Ben Remez" w:date="2025-08-25T16:39:00Z" w16du:dateUtc="2025-08-25T13:39:00Z">
        <w:r w:rsidRPr="0044722F">
          <w:rPr>
            <w:sz w:val="24"/>
            <w:szCs w:val="24"/>
            <w:rPrChange w:id="1651" w:author="Ben Remez" w:date="2025-08-25T20:38:00Z" w16du:dateUtc="2025-08-25T17:38:00Z">
              <w:rPr/>
            </w:rPrChange>
          </w:rPr>
          <w:t>, while articles older than a month were naturally deprioritized.</w:t>
        </w:r>
      </w:ins>
    </w:p>
    <w:p w14:paraId="161B7906" w14:textId="0B4EF873" w:rsidR="00E77F0C" w:rsidRDefault="00E77F0C" w:rsidP="00E77F0C">
      <w:pPr>
        <w:ind w:left="357"/>
        <w:rPr>
          <w:ins w:id="1652" w:author="Ben Remez" w:date="2025-08-25T16:40:00Z" w16du:dateUtc="2025-08-25T13:40:00Z"/>
        </w:rPr>
      </w:pPr>
      <w:ins w:id="1653" w:author="Ben Remez" w:date="2025-08-25T16:40:00Z" w16du:dateUtc="2025-08-25T13:40:00Z">
        <w:r>
          <w:rPr>
            <w:noProof/>
          </w:rPr>
          <w:lastRenderedPageBreak/>
          <w:drawing>
            <wp:inline distT="0" distB="0" distL="0" distR="0" wp14:anchorId="6F9E1842" wp14:editId="2B5D0269">
              <wp:extent cx="5725795" cy="3339465"/>
              <wp:effectExtent l="0" t="0" r="8255" b="0"/>
              <wp:docPr id="199769612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96122" name="Picture 1" descr="A graph of different colored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5795" cy="3339465"/>
                      </a:xfrm>
                      <a:prstGeom prst="rect">
                        <a:avLst/>
                      </a:prstGeom>
                      <a:noFill/>
                      <a:ln>
                        <a:noFill/>
                      </a:ln>
                    </pic:spPr>
                  </pic:pic>
                </a:graphicData>
              </a:graphic>
            </wp:inline>
          </w:drawing>
        </w:r>
      </w:ins>
    </w:p>
    <w:p w14:paraId="7E8BE9A8" w14:textId="2B2A3058" w:rsidR="00E77F0C" w:rsidRPr="0044722F" w:rsidRDefault="00E77F0C" w:rsidP="00E77F0C">
      <w:pPr>
        <w:ind w:left="357"/>
        <w:jc w:val="center"/>
        <w:rPr>
          <w:ins w:id="1654" w:author="Ben Remez" w:date="2025-08-25T16:41:00Z" w16du:dateUtc="2025-08-25T13:41:00Z"/>
          <w:rFonts w:eastAsiaTheme="minorEastAsia"/>
          <w:i/>
          <w:iCs/>
          <w:sz w:val="24"/>
          <w:szCs w:val="24"/>
          <w:rPrChange w:id="1655" w:author="Ben Remez" w:date="2025-08-25T20:38:00Z" w16du:dateUtc="2025-08-25T17:38:00Z">
            <w:rPr>
              <w:ins w:id="1656" w:author="Ben Remez" w:date="2025-08-25T16:41:00Z" w16du:dateUtc="2025-08-25T13:41:00Z"/>
              <w:rFonts w:eastAsiaTheme="minorEastAsia"/>
              <w:i/>
              <w:iCs/>
            </w:rPr>
          </w:rPrChange>
        </w:rPr>
      </w:pPr>
      <w:ins w:id="1657" w:author="Ben Remez" w:date="2025-08-25T16:40:00Z" w16du:dateUtc="2025-08-25T13:40:00Z">
        <w:r w:rsidRPr="0044722F">
          <w:rPr>
            <w:b/>
            <w:bCs/>
            <w:i/>
            <w:iCs/>
            <w:sz w:val="24"/>
            <w:szCs w:val="24"/>
            <w:rPrChange w:id="1658" w:author="Ben Remez" w:date="2025-08-25T20:38:00Z" w16du:dateUtc="2025-08-25T17:38:00Z">
              <w:rPr>
                <w:b/>
                <w:bCs/>
                <w:i/>
                <w:iCs/>
              </w:rPr>
            </w:rPrChange>
          </w:rPr>
          <w:t xml:space="preserve">Figure 4: </w:t>
        </w:r>
        <w:r w:rsidRPr="0044722F">
          <w:rPr>
            <w:i/>
            <w:iCs/>
            <w:sz w:val="24"/>
            <w:szCs w:val="24"/>
            <w:rPrChange w:id="1659" w:author="Ben Remez" w:date="2025-08-25T20:38:00Z" w16du:dateUtc="2025-08-25T17:38:00Z">
              <w:rPr>
                <w:b/>
                <w:bCs/>
                <w:i/>
                <w:iCs/>
              </w:rPr>
            </w:rPrChange>
          </w:rPr>
          <w:t xml:space="preserve">A graph representing </w:t>
        </w:r>
      </w:ins>
      <w:ins w:id="1660" w:author="Ben Remez" w:date="2025-08-25T16:48:00Z" w16du:dateUtc="2025-08-25T13:48:00Z">
        <w:r w:rsidR="00AA1C6D" w:rsidRPr="0044722F">
          <w:rPr>
            <w:i/>
            <w:iCs/>
            <w:sz w:val="24"/>
            <w:szCs w:val="24"/>
            <w:rPrChange w:id="1661" w:author="Ben Remez" w:date="2025-08-25T20:38:00Z" w16du:dateUtc="2025-08-25T17:38:00Z">
              <w:rPr>
                <w:i/>
                <w:iCs/>
              </w:rPr>
            </w:rPrChange>
          </w:rPr>
          <w:t>differe</w:t>
        </w:r>
      </w:ins>
      <w:ins w:id="1662" w:author="Ben Remez" w:date="2025-08-25T17:16:00Z" w16du:dateUtc="2025-08-25T14:16:00Z">
        <w:r w:rsidR="00661D1C" w:rsidRPr="0044722F">
          <w:rPr>
            <w:i/>
            <w:iCs/>
            <w:sz w:val="24"/>
            <w:szCs w:val="24"/>
            <w:rPrChange w:id="1663" w:author="Ben Remez" w:date="2025-08-25T20:38:00Z" w16du:dateUtc="2025-08-25T17:38:00Z">
              <w:rPr>
                <w:i/>
                <w:iCs/>
              </w:rPr>
            </w:rPrChange>
          </w:rPr>
          <w:t>n</w:t>
        </w:r>
      </w:ins>
      <w:ins w:id="1664" w:author="Ben Remez" w:date="2025-08-25T16:48:00Z" w16du:dateUtc="2025-08-25T13:48:00Z">
        <w:r w:rsidR="00AA1C6D" w:rsidRPr="0044722F">
          <w:rPr>
            <w:i/>
            <w:iCs/>
            <w:sz w:val="24"/>
            <w:szCs w:val="24"/>
            <w:rPrChange w:id="1665" w:author="Ben Remez" w:date="2025-08-25T20:38:00Z" w16du:dateUtc="2025-08-25T17:38:00Z">
              <w:rPr>
                <w:i/>
                <w:iCs/>
              </w:rPr>
            </w:rPrChange>
          </w:rPr>
          <w:t>t</w:t>
        </w:r>
      </w:ins>
      <w:ins w:id="1666" w:author="Ben Remez" w:date="2025-08-25T16:40:00Z" w16du:dateUtc="2025-08-25T13:40:00Z">
        <w:r w:rsidRPr="0044722F">
          <w:rPr>
            <w:i/>
            <w:iCs/>
            <w:sz w:val="24"/>
            <w:szCs w:val="24"/>
            <w:rPrChange w:id="1667" w:author="Ben Remez" w:date="2025-08-25T20:38:00Z" w16du:dateUtc="2025-08-25T17:38:00Z">
              <w:rPr>
                <w:b/>
                <w:bCs/>
                <w:i/>
                <w:iCs/>
              </w:rPr>
            </w:rPrChange>
          </w:rPr>
          <w:t xml:space="preserve"> </w:t>
        </w:r>
      </w:ins>
      <m:oMath>
        <m:r>
          <w:ins w:id="1668" w:author="Ben Remez" w:date="2025-08-25T16:40:00Z" w16du:dateUtc="2025-08-25T13:40:00Z">
            <w:rPr>
              <w:rFonts w:ascii="Cambria Math" w:hAnsi="Cambria Math"/>
              <w:sz w:val="24"/>
              <w:szCs w:val="24"/>
              <w:rPrChange w:id="1669" w:author="Ben Remez" w:date="2025-08-25T20:38:00Z" w16du:dateUtc="2025-08-25T17:38:00Z">
                <w:rPr>
                  <w:rFonts w:ascii="Cambria Math" w:hAnsi="Cambria Math"/>
                </w:rPr>
              </w:rPrChange>
            </w:rPr>
            <m:t>α</m:t>
          </w:ins>
        </m:r>
      </m:oMath>
      <w:ins w:id="1670" w:author="Ben Remez" w:date="2025-08-25T16:41:00Z" w16du:dateUtc="2025-08-25T13:41:00Z">
        <w:r w:rsidRPr="0044722F">
          <w:rPr>
            <w:rFonts w:eastAsiaTheme="minorEastAsia"/>
            <w:i/>
            <w:iCs/>
            <w:sz w:val="24"/>
            <w:szCs w:val="24"/>
            <w:rPrChange w:id="1671" w:author="Ben Remez" w:date="2025-08-25T20:38:00Z" w16du:dateUtc="2025-08-25T17:38:00Z">
              <w:rPr>
                <w:rFonts w:eastAsiaTheme="minorEastAsia"/>
                <w:b/>
                <w:bCs/>
                <w:i/>
                <w:iCs/>
              </w:rPr>
            </w:rPrChange>
          </w:rPr>
          <w:t xml:space="preserve"> </w:t>
        </w:r>
        <w:del w:id="1672" w:author="Alexander Apartsin" w:date="2025-08-27T11:07:00Z" w16du:dateUtc="2025-08-27T08:07:00Z">
          <w:r w:rsidRPr="0044722F" w:rsidDel="007621AA">
            <w:rPr>
              <w:rFonts w:eastAsiaTheme="minorEastAsia"/>
              <w:i/>
              <w:iCs/>
              <w:sz w:val="24"/>
              <w:szCs w:val="24"/>
              <w:rPrChange w:id="1673" w:author="Ben Remez" w:date="2025-08-25T20:38:00Z" w16du:dateUtc="2025-08-25T17:38:00Z">
                <w:rPr>
                  <w:rFonts w:eastAsiaTheme="minorEastAsia"/>
                  <w:b/>
                  <w:bCs/>
                  <w:i/>
                  <w:iCs/>
                </w:rPr>
              </w:rPrChange>
            </w:rPr>
            <w:delText>values</w:delText>
          </w:r>
        </w:del>
      </w:ins>
      <w:ins w:id="1674" w:author="Alexander Apartsin" w:date="2025-08-27T11:07:00Z" w16du:dateUtc="2025-08-27T08:07:00Z">
        <w:r w:rsidR="007621AA">
          <w:rPr>
            <w:rFonts w:eastAsiaTheme="minorEastAsia"/>
            <w:i/>
            <w:iCs/>
            <w:sz w:val="24"/>
            <w:szCs w:val="24"/>
          </w:rPr>
          <w:t>Values</w:t>
        </w:r>
      </w:ins>
      <w:ins w:id="1675" w:author="Ben Remez" w:date="2025-08-25T16:41:00Z" w16du:dateUtc="2025-08-25T13:41:00Z">
        <w:r w:rsidRPr="0044722F">
          <w:rPr>
            <w:rFonts w:eastAsiaTheme="minorEastAsia"/>
            <w:i/>
            <w:iCs/>
            <w:sz w:val="24"/>
            <w:szCs w:val="24"/>
            <w:rPrChange w:id="1676" w:author="Ben Remez" w:date="2025-08-25T20:38:00Z" w16du:dateUtc="2025-08-25T17:38:00Z">
              <w:rPr>
                <w:rFonts w:eastAsiaTheme="minorEastAsia"/>
                <w:b/>
                <w:bCs/>
                <w:i/>
                <w:iCs/>
              </w:rPr>
            </w:rPrChange>
          </w:rPr>
          <w:t xml:space="preserve"> to days from </w:t>
        </w:r>
      </w:ins>
      <w:ins w:id="1677" w:author="Alexander Apartsin" w:date="2025-08-27T11:07:00Z" w16du:dateUtc="2025-08-27T08:07:00Z">
        <w:r w:rsidR="007621AA">
          <w:rPr>
            <w:rFonts w:eastAsiaTheme="minorEastAsia"/>
            <w:i/>
            <w:iCs/>
            <w:sz w:val="24"/>
            <w:szCs w:val="24"/>
          </w:rPr>
          <w:t xml:space="preserve">the </w:t>
        </w:r>
      </w:ins>
      <w:ins w:id="1678" w:author="Ben Remez" w:date="2025-08-25T16:41:00Z" w16du:dateUtc="2025-08-25T13:41:00Z">
        <w:r w:rsidRPr="0044722F">
          <w:rPr>
            <w:rFonts w:eastAsiaTheme="minorEastAsia"/>
            <w:i/>
            <w:iCs/>
            <w:sz w:val="24"/>
            <w:szCs w:val="24"/>
            <w:rPrChange w:id="1679" w:author="Ben Remez" w:date="2025-08-25T20:38:00Z" w16du:dateUtc="2025-08-25T17:38:00Z">
              <w:rPr>
                <w:rFonts w:eastAsiaTheme="minorEastAsia"/>
                <w:b/>
                <w:bCs/>
                <w:i/>
                <w:iCs/>
              </w:rPr>
            </w:rPrChange>
          </w:rPr>
          <w:t>target date</w:t>
        </w:r>
        <w:r w:rsidRPr="0044722F">
          <w:rPr>
            <w:rFonts w:eastAsiaTheme="minorEastAsia"/>
            <w:i/>
            <w:iCs/>
            <w:sz w:val="24"/>
            <w:szCs w:val="24"/>
            <w:rPrChange w:id="1680" w:author="Ben Remez" w:date="2025-08-25T20:38:00Z" w16du:dateUtc="2025-08-25T17:38:00Z">
              <w:rPr>
                <w:rFonts w:eastAsiaTheme="minorEastAsia"/>
                <w:i/>
                <w:iCs/>
              </w:rPr>
            </w:rPrChange>
          </w:rPr>
          <w:t xml:space="preserve">. The dashed line shows the value for  </w:t>
        </w:r>
      </w:ins>
      <m:oMath>
        <m:r>
          <w:ins w:id="1681" w:author="Ben Remez" w:date="2025-08-25T16:41:00Z" w16du:dateUtc="2025-08-25T13:41:00Z">
            <w:rPr>
              <w:rFonts w:ascii="Cambria Math" w:eastAsiaTheme="minorEastAsia" w:hAnsi="Cambria Math"/>
              <w:sz w:val="24"/>
              <w:szCs w:val="24"/>
              <w:rPrChange w:id="1682" w:author="Ben Remez" w:date="2025-08-25T20:38:00Z" w16du:dateUtc="2025-08-25T17:38:00Z">
                <w:rPr>
                  <w:rFonts w:ascii="Cambria Math" w:eastAsiaTheme="minorEastAsia" w:hAnsi="Cambria Math"/>
                </w:rPr>
              </w:rPrChange>
            </w:rPr>
            <m:t>α=0.015</m:t>
          </w:ins>
        </m:r>
      </m:oMath>
      <w:ins w:id="1683" w:author="Ben Remez" w:date="2025-08-25T16:41:00Z" w16du:dateUtc="2025-08-25T13:41:00Z">
        <w:r w:rsidRPr="0044722F">
          <w:rPr>
            <w:rFonts w:eastAsiaTheme="minorEastAsia"/>
            <w:i/>
            <w:iCs/>
            <w:sz w:val="24"/>
            <w:szCs w:val="24"/>
            <w:rPrChange w:id="1684" w:author="Ben Remez" w:date="2025-08-25T20:38:00Z" w16du:dateUtc="2025-08-25T17:38:00Z">
              <w:rPr>
                <w:rFonts w:eastAsiaTheme="minorEastAsia"/>
                <w:i/>
                <w:iCs/>
              </w:rPr>
            </w:rPrChange>
          </w:rPr>
          <w:t>.</w:t>
        </w:r>
      </w:ins>
    </w:p>
    <w:p w14:paraId="7C8C481A" w14:textId="78AA9F58" w:rsidR="00E77F0C" w:rsidRPr="0044722F" w:rsidRDefault="00AA1C6D" w:rsidP="00AA1C6D">
      <w:pPr>
        <w:pStyle w:val="Heading4"/>
        <w:numPr>
          <w:ilvl w:val="3"/>
          <w:numId w:val="14"/>
        </w:numPr>
        <w:rPr>
          <w:ins w:id="1685" w:author="Ben Remez" w:date="2025-08-25T16:49:00Z" w16du:dateUtc="2025-08-25T13:49:00Z"/>
          <w:sz w:val="24"/>
          <w:szCs w:val="24"/>
          <w:rPrChange w:id="1686" w:author="Ben Remez" w:date="2025-08-25T20:38:00Z" w16du:dateUtc="2025-08-25T17:38:00Z">
            <w:rPr>
              <w:ins w:id="1687" w:author="Ben Remez" w:date="2025-08-25T16:49:00Z" w16du:dateUtc="2025-08-25T13:49:00Z"/>
            </w:rPr>
          </w:rPrChange>
        </w:rPr>
      </w:pPr>
      <w:ins w:id="1688" w:author="Ben Remez" w:date="2025-08-25T16:49:00Z" w16du:dateUtc="2025-08-25T13:49:00Z">
        <w:r w:rsidRPr="0044722F">
          <w:rPr>
            <w:sz w:val="24"/>
            <w:szCs w:val="24"/>
            <w:rPrChange w:id="1689" w:author="Ben Remez" w:date="2025-08-25T20:38:00Z" w16du:dateUtc="2025-08-25T17:38:00Z">
              <w:rPr/>
            </w:rPrChange>
          </w:rPr>
          <w:t>MMR (Maximal Marginal Relevance)</w:t>
        </w:r>
      </w:ins>
    </w:p>
    <w:p w14:paraId="59F68849" w14:textId="7AA43E98" w:rsidR="00AA1C6D" w:rsidRPr="0044722F" w:rsidRDefault="00AA1C6D" w:rsidP="007621AA">
      <w:pPr>
        <w:ind w:left="357" w:firstLine="363"/>
        <w:jc w:val="both"/>
        <w:rPr>
          <w:ins w:id="1690" w:author="Ben Remez" w:date="2025-08-25T17:09:00Z" w16du:dateUtc="2025-08-25T14:09:00Z"/>
          <w:sz w:val="24"/>
          <w:szCs w:val="24"/>
          <w:rPrChange w:id="1691" w:author="Ben Remez" w:date="2025-08-25T20:38:00Z" w16du:dateUtc="2025-08-25T17:38:00Z">
            <w:rPr>
              <w:ins w:id="1692" w:author="Ben Remez" w:date="2025-08-25T17:09:00Z" w16du:dateUtc="2025-08-25T14:09:00Z"/>
            </w:rPr>
          </w:rPrChange>
        </w:rPr>
        <w:pPrChange w:id="1693" w:author="Alexander Apartsin" w:date="2025-08-27T11:07:00Z" w16du:dateUtc="2025-08-27T08:07:00Z">
          <w:pPr>
            <w:ind w:left="357"/>
          </w:pPr>
        </w:pPrChange>
      </w:pPr>
      <w:ins w:id="1694" w:author="Ben Remez" w:date="2025-08-25T16:49:00Z" w16du:dateUtc="2025-08-25T13:49:00Z">
        <w:r w:rsidRPr="0044722F">
          <w:rPr>
            <w:sz w:val="24"/>
            <w:szCs w:val="24"/>
            <w:rPrChange w:id="1695" w:author="Ben Remez" w:date="2025-08-25T20:38:00Z" w16du:dateUtc="2025-08-25T17:38:00Z">
              <w:rPr/>
            </w:rPrChange>
          </w:rPr>
          <w:t xml:space="preserve">MMR was applied to reduce redundancy by selecting documents that are both highly relevant to the query and diverse </w:t>
        </w:r>
      </w:ins>
      <w:ins w:id="1696" w:author="Ben Remez" w:date="2025-08-25T16:57:00Z" w16du:dateUtc="2025-08-25T13:57:00Z">
        <w:r w:rsidR="00C80EA5" w:rsidRPr="0044722F">
          <w:rPr>
            <w:sz w:val="24"/>
            <w:szCs w:val="24"/>
            <w:rPrChange w:id="1697" w:author="Ben Remez" w:date="2025-08-25T20:38:00Z" w16du:dateUtc="2025-08-25T17:38:00Z">
              <w:rPr/>
            </w:rPrChange>
          </w:rPr>
          <w:t xml:space="preserve">in content. This ensured the </w:t>
        </w:r>
      </w:ins>
      <w:ins w:id="1698" w:author="Ben Remez" w:date="2025-08-25T16:58:00Z" w16du:dateUtc="2025-08-25T13:58:00Z">
        <w:r w:rsidR="00C80EA5" w:rsidRPr="0044722F">
          <w:rPr>
            <w:sz w:val="24"/>
            <w:szCs w:val="24"/>
            <w:rPrChange w:id="1699" w:author="Ben Remez" w:date="2025-08-25T20:38:00Z" w16du:dateUtc="2025-08-25T17:38:00Z">
              <w:rPr/>
            </w:rPrChange>
          </w:rPr>
          <w:t xml:space="preserve">retrieved evidence set covered </w:t>
        </w:r>
      </w:ins>
      <w:ins w:id="1700" w:author="Ben Remez" w:date="2025-08-25T17:09:00Z" w16du:dateUtc="2025-08-25T14:09:00Z">
        <w:r w:rsidR="00661D1C" w:rsidRPr="0044722F">
          <w:rPr>
            <w:sz w:val="24"/>
            <w:szCs w:val="24"/>
            <w:rPrChange w:id="1701" w:author="Ben Remez" w:date="2025-08-25T20:38:00Z" w16du:dateUtc="2025-08-25T17:38:00Z">
              <w:rPr/>
            </w:rPrChange>
          </w:rPr>
          <w:t>multiple perspectives rather than repeating similar information.</w:t>
        </w:r>
      </w:ins>
    </w:p>
    <w:p w14:paraId="422A00A1" w14:textId="33C58EE1" w:rsidR="00661D1C" w:rsidRPr="0044722F" w:rsidRDefault="00661D1C" w:rsidP="00661D1C">
      <w:pPr>
        <w:pStyle w:val="Heading4"/>
        <w:numPr>
          <w:ilvl w:val="3"/>
          <w:numId w:val="14"/>
        </w:numPr>
        <w:rPr>
          <w:ins w:id="1702" w:author="Ben Remez" w:date="2025-08-25T17:09:00Z" w16du:dateUtc="2025-08-25T14:09:00Z"/>
          <w:sz w:val="24"/>
          <w:szCs w:val="24"/>
          <w:rPrChange w:id="1703" w:author="Ben Remez" w:date="2025-08-25T20:38:00Z" w16du:dateUtc="2025-08-25T17:38:00Z">
            <w:rPr>
              <w:ins w:id="1704" w:author="Ben Remez" w:date="2025-08-25T17:09:00Z" w16du:dateUtc="2025-08-25T14:09:00Z"/>
            </w:rPr>
          </w:rPrChange>
        </w:rPr>
      </w:pPr>
      <w:ins w:id="1705" w:author="Ben Remez" w:date="2025-08-25T17:09:00Z" w16du:dateUtc="2025-08-25T14:09:00Z">
        <w:r w:rsidRPr="0044722F">
          <w:rPr>
            <w:sz w:val="24"/>
            <w:szCs w:val="24"/>
            <w:rPrChange w:id="1706" w:author="Ben Remez" w:date="2025-08-25T20:38:00Z" w16du:dateUtc="2025-08-25T17:38:00Z">
              <w:rPr/>
            </w:rPrChange>
          </w:rPr>
          <w:t>RRF (Reciprocal Rank Fusion)</w:t>
        </w:r>
      </w:ins>
    </w:p>
    <w:p w14:paraId="2C26EE80" w14:textId="620D0E2B" w:rsidR="00661D1C" w:rsidRPr="0044722F" w:rsidRDefault="00661D1C" w:rsidP="007621AA">
      <w:pPr>
        <w:ind w:left="357" w:firstLine="363"/>
        <w:jc w:val="both"/>
        <w:rPr>
          <w:ins w:id="1707" w:author="Ben Remez" w:date="2025-08-25T17:11:00Z" w16du:dateUtc="2025-08-25T14:11:00Z"/>
          <w:sz w:val="24"/>
          <w:szCs w:val="24"/>
          <w:rPrChange w:id="1708" w:author="Ben Remez" w:date="2025-08-25T20:38:00Z" w16du:dateUtc="2025-08-25T17:38:00Z">
            <w:rPr>
              <w:ins w:id="1709" w:author="Ben Remez" w:date="2025-08-25T17:11:00Z" w16du:dateUtc="2025-08-25T14:11:00Z"/>
            </w:rPr>
          </w:rPrChange>
        </w:rPr>
        <w:pPrChange w:id="1710" w:author="Alexander Apartsin" w:date="2025-08-27T11:07:00Z" w16du:dateUtc="2025-08-27T08:07:00Z">
          <w:pPr>
            <w:ind w:left="357"/>
          </w:pPr>
        </w:pPrChange>
      </w:pPr>
      <w:ins w:id="1711" w:author="Ben Remez" w:date="2025-08-25T17:09:00Z" w16du:dateUtc="2025-08-25T14:09:00Z">
        <w:r w:rsidRPr="0044722F">
          <w:rPr>
            <w:sz w:val="24"/>
            <w:szCs w:val="24"/>
            <w:rPrChange w:id="1712" w:author="Ben Remez" w:date="2025-08-25T20:38:00Z" w16du:dateUtc="2025-08-25T17:38:00Z">
              <w:rPr/>
            </w:rPrChange>
          </w:rPr>
          <w:t xml:space="preserve">RRF was used to merge </w:t>
        </w:r>
      </w:ins>
      <w:ins w:id="1713" w:author="Ben Remez" w:date="2025-08-25T17:10:00Z" w16du:dateUtc="2025-08-25T14:10:00Z">
        <w:r w:rsidRPr="0044722F">
          <w:rPr>
            <w:sz w:val="24"/>
            <w:szCs w:val="24"/>
            <w:rPrChange w:id="1714" w:author="Ben Remez" w:date="2025-08-25T20:38:00Z" w16du:dateUtc="2025-08-25T17:38:00Z">
              <w:rPr/>
            </w:rPrChange>
          </w:rPr>
          <w:t xml:space="preserve">multiple ranked lists – for example, combining results from recent and old document retrieval into a single ranking. By leveraging complementary rankings, RRF increased recall and improved evidence </w:t>
        </w:r>
      </w:ins>
      <w:ins w:id="1715" w:author="Ben Remez" w:date="2025-08-25T20:54:00Z" w16du:dateUtc="2025-08-25T17:54:00Z">
        <w:r w:rsidR="00C41508" w:rsidRPr="00C41508">
          <w:rPr>
            <w:sz w:val="24"/>
            <w:szCs w:val="24"/>
          </w:rPr>
          <w:t>completeness</w:t>
        </w:r>
      </w:ins>
      <w:ins w:id="1716" w:author="Ben Remez" w:date="2025-08-25T17:11:00Z" w16du:dateUtc="2025-08-25T14:11:00Z">
        <w:r w:rsidRPr="0044722F">
          <w:rPr>
            <w:sz w:val="24"/>
            <w:szCs w:val="24"/>
            <w:rPrChange w:id="1717" w:author="Ben Remez" w:date="2025-08-25T20:38:00Z" w16du:dateUtc="2025-08-25T17:38:00Z">
              <w:rPr/>
            </w:rPrChange>
          </w:rPr>
          <w:t>.</w:t>
        </w:r>
      </w:ins>
    </w:p>
    <w:p w14:paraId="45BEC3C9" w14:textId="59CAE601" w:rsidR="00661D1C" w:rsidRDefault="00661D1C" w:rsidP="00661D1C">
      <w:pPr>
        <w:pStyle w:val="Heading3"/>
        <w:numPr>
          <w:ilvl w:val="2"/>
          <w:numId w:val="14"/>
        </w:numPr>
        <w:rPr>
          <w:ins w:id="1718" w:author="Ben Remez" w:date="2025-08-25T17:11:00Z" w16du:dateUtc="2025-08-25T14:11:00Z"/>
        </w:rPr>
      </w:pPr>
      <w:bookmarkStart w:id="1719" w:name="_Toc207062978"/>
      <w:ins w:id="1720" w:author="Ben Remez" w:date="2025-08-25T17:11:00Z" w16du:dateUtc="2025-08-25T14:11:00Z">
        <w:r>
          <w:t>Findings</w:t>
        </w:r>
        <w:bookmarkEnd w:id="1719"/>
      </w:ins>
    </w:p>
    <w:p w14:paraId="41C8828D" w14:textId="740D11B7" w:rsidR="00661D1C" w:rsidRDefault="00661D1C" w:rsidP="007621AA">
      <w:pPr>
        <w:ind w:left="357" w:firstLine="363"/>
        <w:jc w:val="both"/>
        <w:rPr>
          <w:ins w:id="1721" w:author="Ben Remez" w:date="2025-08-25T23:26:00Z" w16du:dateUtc="2025-08-25T20:26:00Z"/>
          <w:sz w:val="24"/>
          <w:szCs w:val="24"/>
        </w:rPr>
        <w:pPrChange w:id="1722" w:author="Alexander Apartsin" w:date="2025-08-27T11:07:00Z" w16du:dateUtc="2025-08-27T08:07:00Z">
          <w:pPr>
            <w:ind w:left="357" w:firstLine="363"/>
          </w:pPr>
        </w:pPrChange>
      </w:pPr>
      <w:ins w:id="1723" w:author="Ben Remez" w:date="2025-08-25T17:11:00Z" w16du:dateUtc="2025-08-25T14:11:00Z">
        <w:r w:rsidRPr="0044722F">
          <w:rPr>
            <w:sz w:val="24"/>
            <w:szCs w:val="24"/>
            <w:rPrChange w:id="1724" w:author="Ben Remez" w:date="2025-08-25T20:38:00Z" w16du:dateUtc="2025-08-25T17:38:00Z">
              <w:rPr/>
            </w:rPrChange>
          </w:rPr>
          <w:t xml:space="preserve">The combination of balanced indicators, metadata-aware retrieval, advanced ranking strategies, and time-sensitive weighting </w:t>
        </w:r>
      </w:ins>
      <w:ins w:id="1725" w:author="Ben Remez" w:date="2025-08-25T17:12:00Z" w16du:dateUtc="2025-08-25T14:12:00Z">
        <w:r w:rsidRPr="0044722F">
          <w:rPr>
            <w:sz w:val="24"/>
            <w:szCs w:val="24"/>
            <w:rPrChange w:id="1726" w:author="Ben Remez" w:date="2025-08-25T20:38:00Z" w16du:dateUtc="2025-08-25T17:38:00Z">
              <w:rPr/>
            </w:rPrChange>
          </w:rPr>
          <w:t xml:space="preserve">significantly improved RAG retrieval quality. Articles were more contextually relevant, coverage was broader, and classification accuracy increased. </w:t>
        </w:r>
      </w:ins>
      <w:ins w:id="1727" w:author="Ben Remez" w:date="2025-08-25T17:14:00Z" w16du:dateUtc="2025-08-25T14:14:00Z">
        <w:r w:rsidRPr="0044722F">
          <w:rPr>
            <w:sz w:val="24"/>
            <w:szCs w:val="24"/>
            <w:rPrChange w:id="1728" w:author="Ben Remez" w:date="2025-08-25T20:38:00Z" w16du:dateUtc="2025-08-25T17:38:00Z">
              <w:rPr/>
            </w:rPrChange>
          </w:rPr>
          <w:t>In this experiment</w:t>
        </w:r>
      </w:ins>
      <w:ins w:id="1729" w:author="Alexander Apartsin" w:date="2025-08-27T11:07:00Z" w16du:dateUtc="2025-08-27T08:07:00Z">
        <w:r w:rsidR="007621AA">
          <w:rPr>
            <w:sz w:val="24"/>
            <w:szCs w:val="24"/>
          </w:rPr>
          <w:t>,</w:t>
        </w:r>
      </w:ins>
      <w:ins w:id="1730" w:author="Ben Remez" w:date="2025-08-25T17:14:00Z" w16du:dateUtc="2025-08-25T14:14:00Z">
        <w:r w:rsidRPr="0044722F">
          <w:rPr>
            <w:sz w:val="24"/>
            <w:szCs w:val="24"/>
            <w:rPrChange w:id="1731" w:author="Ben Remez" w:date="2025-08-25T20:38:00Z" w16du:dateUtc="2025-08-25T17:38:00Z">
              <w:rPr/>
            </w:rPrChange>
          </w:rPr>
          <w:t xml:space="preserve"> RAG slightly outperformed </w:t>
        </w:r>
      </w:ins>
      <w:ins w:id="1732" w:author="Ben Remez" w:date="2025-08-25T17:15:00Z" w16du:dateUtc="2025-08-25T14:15:00Z">
        <w:r w:rsidRPr="0044722F">
          <w:rPr>
            <w:sz w:val="24"/>
            <w:szCs w:val="24"/>
            <w:rPrChange w:id="1733" w:author="Ben Remez" w:date="2025-08-25T20:38:00Z" w16du:dateUtc="2025-08-25T17:38:00Z">
              <w:rPr/>
            </w:rPrChange>
          </w:rPr>
          <w:t>m</w:t>
        </w:r>
      </w:ins>
      <w:ins w:id="1734" w:author="Ben Remez" w:date="2025-08-25T17:14:00Z" w16du:dateUtc="2025-08-25T14:14:00Z">
        <w:r w:rsidRPr="0044722F">
          <w:rPr>
            <w:sz w:val="24"/>
            <w:szCs w:val="24"/>
            <w:rPrChange w:id="1735" w:author="Ben Remez" w:date="2025-08-25T20:38:00Z" w16du:dateUtc="2025-08-25T17:38:00Z">
              <w:rPr/>
            </w:rPrChange>
          </w:rPr>
          <w:t xml:space="preserve">anual </w:t>
        </w:r>
      </w:ins>
      <w:ins w:id="1736" w:author="Ben Remez" w:date="2025-08-25T17:15:00Z" w16du:dateUtc="2025-08-25T14:15:00Z">
        <w:r w:rsidRPr="0044722F">
          <w:rPr>
            <w:sz w:val="24"/>
            <w:szCs w:val="24"/>
            <w:rPrChange w:id="1737" w:author="Ben Remez" w:date="2025-08-25T20:38:00Z" w16du:dateUtc="2025-08-25T17:38:00Z">
              <w:rPr/>
            </w:rPrChange>
          </w:rPr>
          <w:t xml:space="preserve">extraction. This experiment </w:t>
        </w:r>
        <w:del w:id="1738" w:author="Alexander Apartsin" w:date="2025-08-27T11:07:00Z" w16du:dateUtc="2025-08-27T08:07:00Z">
          <w:r w:rsidRPr="0044722F" w:rsidDel="007621AA">
            <w:rPr>
              <w:sz w:val="24"/>
              <w:szCs w:val="24"/>
              <w:rPrChange w:id="1739" w:author="Ben Remez" w:date="2025-08-25T20:38:00Z" w16du:dateUtc="2025-08-25T17:38:00Z">
                <w:rPr/>
              </w:rPrChange>
            </w:rPr>
            <w:delText>closed much of the performance gap and laid the foundation</w:delText>
          </w:r>
        </w:del>
      </w:ins>
      <w:ins w:id="1740" w:author="Alexander Apartsin" w:date="2025-08-27T11:07:00Z" w16du:dateUtc="2025-08-27T08:07:00Z">
        <w:r w:rsidR="007621AA">
          <w:rPr>
            <w:sz w:val="24"/>
            <w:szCs w:val="24"/>
          </w:rPr>
          <w:t>significantly reduced the performance gap and laid the groundwork</w:t>
        </w:r>
      </w:ins>
      <w:ins w:id="1741" w:author="Ben Remez" w:date="2025-08-25T17:15:00Z" w16du:dateUtc="2025-08-25T14:15:00Z">
        <w:r w:rsidRPr="0044722F">
          <w:rPr>
            <w:sz w:val="24"/>
            <w:szCs w:val="24"/>
            <w:rPrChange w:id="1742" w:author="Ben Remez" w:date="2025-08-25T20:38:00Z" w16du:dateUtc="2025-08-25T17:38:00Z">
              <w:rPr/>
            </w:rPrChange>
          </w:rPr>
          <w:t xml:space="preserve"> for further improvement</w:t>
        </w:r>
      </w:ins>
      <w:ins w:id="1743" w:author="Ben Remez" w:date="2025-08-25T17:16:00Z" w16du:dateUtc="2025-08-25T14:16:00Z">
        <w:r w:rsidRPr="0044722F">
          <w:rPr>
            <w:sz w:val="24"/>
            <w:szCs w:val="24"/>
            <w:rPrChange w:id="1744" w:author="Ben Remez" w:date="2025-08-25T20:38:00Z" w16du:dateUtc="2025-08-25T17:38:00Z">
              <w:rPr/>
            </w:rPrChange>
          </w:rPr>
          <w:t>s.</w:t>
        </w:r>
      </w:ins>
    </w:p>
    <w:p w14:paraId="611DBA98" w14:textId="0F1B535C" w:rsidR="006826A9" w:rsidRPr="0044722F" w:rsidRDefault="006826A9" w:rsidP="007621AA">
      <w:pPr>
        <w:ind w:left="357"/>
        <w:jc w:val="both"/>
        <w:rPr>
          <w:ins w:id="1745" w:author="Ben Remez" w:date="2025-08-25T16:39:00Z" w16du:dateUtc="2025-08-25T13:39:00Z"/>
          <w:sz w:val="24"/>
          <w:szCs w:val="24"/>
          <w:rPrChange w:id="1746" w:author="Ben Remez" w:date="2025-08-25T20:38:00Z" w16du:dateUtc="2025-08-25T17:38:00Z">
            <w:rPr>
              <w:ins w:id="1747" w:author="Ben Remez" w:date="2025-08-25T16:39:00Z" w16du:dateUtc="2025-08-25T13:39:00Z"/>
            </w:rPr>
          </w:rPrChange>
        </w:rPr>
        <w:pPrChange w:id="1748" w:author="Alexander Apartsin" w:date="2025-08-27T11:07:00Z" w16du:dateUtc="2025-08-27T08:07:00Z">
          <w:pPr>
            <w:ind w:left="357"/>
          </w:pPr>
        </w:pPrChange>
      </w:pPr>
      <w:ins w:id="1749" w:author="Ben Remez" w:date="2025-08-25T23:26:00Z" w16du:dateUtc="2025-08-25T20:26:00Z">
        <w:r>
          <w:rPr>
            <w:sz w:val="24"/>
            <w:szCs w:val="24"/>
          </w:rPr>
          <w:t xml:space="preserve">These improvements enabled the </w:t>
        </w:r>
      </w:ins>
      <w:ins w:id="1750" w:author="Ben Remez" w:date="2025-08-25T23:27:00Z" w16du:dateUtc="2025-08-25T20:27:00Z">
        <w:r>
          <w:rPr>
            <w:sz w:val="24"/>
            <w:szCs w:val="24"/>
          </w:rPr>
          <w:t>enhanced RAG pipeline to approach and, in several metrics, exceed MIRAI’s baseline performance, showing significant gains in retrieval relevance and classification accuracy.</w:t>
        </w:r>
      </w:ins>
    </w:p>
    <w:p w14:paraId="7AEBDB4C" w14:textId="33C72362" w:rsidR="00E77F0C" w:rsidRDefault="000520E8" w:rsidP="000520E8">
      <w:pPr>
        <w:pStyle w:val="Heading2"/>
        <w:numPr>
          <w:ilvl w:val="1"/>
          <w:numId w:val="14"/>
        </w:numPr>
        <w:rPr>
          <w:ins w:id="1751" w:author="Ben Remez" w:date="2025-08-25T17:34:00Z" w16du:dateUtc="2025-08-25T14:34:00Z"/>
        </w:rPr>
      </w:pPr>
      <w:bookmarkStart w:id="1752" w:name="_Toc207062979"/>
      <w:ins w:id="1753" w:author="Ben Remez" w:date="2025-08-25T17:19:00Z" w16du:dateUtc="2025-08-25T14:19:00Z">
        <w:r>
          <w:t>Third Experiment – Integrating Deep Analysis</w:t>
        </w:r>
      </w:ins>
      <w:bookmarkEnd w:id="1752"/>
    </w:p>
    <w:p w14:paraId="15A5A9D0" w14:textId="5BED7902" w:rsidR="00711A31" w:rsidRPr="0044722F" w:rsidRDefault="00711A31" w:rsidP="007621AA">
      <w:pPr>
        <w:ind w:left="357" w:firstLine="3"/>
        <w:jc w:val="both"/>
        <w:rPr>
          <w:ins w:id="1754" w:author="Ben Remez" w:date="2025-08-25T17:19:00Z" w16du:dateUtc="2025-08-25T14:19:00Z"/>
          <w:sz w:val="24"/>
          <w:szCs w:val="24"/>
          <w:rPrChange w:id="1755" w:author="Ben Remez" w:date="2025-08-25T20:38:00Z" w16du:dateUtc="2025-08-25T17:38:00Z">
            <w:rPr>
              <w:ins w:id="1756" w:author="Ben Remez" w:date="2025-08-25T17:19:00Z" w16du:dateUtc="2025-08-25T14:19:00Z"/>
            </w:rPr>
          </w:rPrChange>
        </w:rPr>
        <w:pPrChange w:id="1757" w:author="Alexander Apartsin" w:date="2025-08-27T11:08:00Z" w16du:dateUtc="2025-08-27T08:08:00Z">
          <w:pPr>
            <w:pStyle w:val="Heading2"/>
            <w:numPr>
              <w:ilvl w:val="1"/>
              <w:numId w:val="14"/>
            </w:numPr>
            <w:ind w:left="1080" w:hanging="720"/>
          </w:pPr>
        </w:pPrChange>
      </w:pPr>
      <w:ins w:id="1758" w:author="Ben Remez" w:date="2025-08-25T17:34:00Z" w16du:dateUtc="2025-08-25T14:34:00Z">
        <w:r w:rsidRPr="0044722F">
          <w:rPr>
            <w:sz w:val="24"/>
            <w:szCs w:val="24"/>
            <w:rPrChange w:id="1759" w:author="Ben Remez" w:date="2025-08-25T20:38:00Z" w16du:dateUtc="2025-08-25T17:38:00Z">
              <w:rPr/>
            </w:rPrChange>
          </w:rPr>
          <w:t xml:space="preserve">The third experiment aimed to evaluate the impact of incorporating a Deep Analysis step into the pipeline to improve classification consistency and prediction quality. In </w:t>
        </w:r>
        <w:r w:rsidRPr="0044722F">
          <w:rPr>
            <w:sz w:val="24"/>
            <w:szCs w:val="24"/>
            <w:rPrChange w:id="1760" w:author="Ben Remez" w:date="2025-08-25T20:38:00Z" w16du:dateUtc="2025-08-25T17:38:00Z">
              <w:rPr/>
            </w:rPrChange>
          </w:rPr>
          <w:lastRenderedPageBreak/>
          <w:t>earlier experiments, we observed that the LLM frequently struggled to differentiate between Verbal and Material categories, especially when articles contained ambiguous signals or lacked explicit descriptions of event types. To address this issue, we introduced Deep Analysis as a second-stage reasoning layer on top of the original ranked results.</w:t>
        </w:r>
      </w:ins>
    </w:p>
    <w:p w14:paraId="50216CB6" w14:textId="23BE0410" w:rsidR="00711A31" w:rsidRDefault="000520E8" w:rsidP="00711A31">
      <w:pPr>
        <w:pStyle w:val="Heading3"/>
        <w:numPr>
          <w:ilvl w:val="2"/>
          <w:numId w:val="14"/>
        </w:numPr>
        <w:rPr>
          <w:ins w:id="1761" w:author="Ben Remez" w:date="2025-08-25T17:30:00Z" w16du:dateUtc="2025-08-25T14:30:00Z"/>
        </w:rPr>
      </w:pPr>
      <w:bookmarkStart w:id="1762" w:name="_Toc207062980"/>
      <w:ins w:id="1763" w:author="Ben Remez" w:date="2025-08-25T17:26:00Z" w16du:dateUtc="2025-08-25T14:26:00Z">
        <w:r>
          <w:t>Approach</w:t>
        </w:r>
      </w:ins>
      <w:bookmarkEnd w:id="1762"/>
    </w:p>
    <w:p w14:paraId="75F5A62A" w14:textId="1B43D2BE" w:rsidR="00711A31" w:rsidRPr="0044722F" w:rsidRDefault="00711A31" w:rsidP="007621AA">
      <w:pPr>
        <w:ind w:left="357" w:firstLine="363"/>
        <w:jc w:val="both"/>
        <w:rPr>
          <w:ins w:id="1764" w:author="Ben Remez" w:date="2025-08-25T17:31:00Z" w16du:dateUtc="2025-08-25T14:31:00Z"/>
          <w:sz w:val="24"/>
          <w:szCs w:val="24"/>
          <w:rPrChange w:id="1765" w:author="Ben Remez" w:date="2025-08-25T20:38:00Z" w16du:dateUtc="2025-08-25T17:38:00Z">
            <w:rPr>
              <w:ins w:id="1766" w:author="Ben Remez" w:date="2025-08-25T17:31:00Z" w16du:dateUtc="2025-08-25T14:31:00Z"/>
            </w:rPr>
          </w:rPrChange>
        </w:rPr>
        <w:pPrChange w:id="1767" w:author="Alexander Apartsin" w:date="2025-08-27T11:08:00Z" w16du:dateUtc="2025-08-27T08:08:00Z">
          <w:pPr>
            <w:ind w:left="357"/>
          </w:pPr>
        </w:pPrChange>
      </w:pPr>
      <w:ins w:id="1768" w:author="Ben Remez" w:date="2025-08-25T17:31:00Z" w16du:dateUtc="2025-08-25T14:31:00Z">
        <w:r w:rsidRPr="0044722F">
          <w:rPr>
            <w:sz w:val="24"/>
            <w:szCs w:val="24"/>
            <w:rPrChange w:id="1769" w:author="Ben Remez" w:date="2025-08-25T20:38:00Z" w16du:dateUtc="2025-08-25T17:38:00Z">
              <w:rPr/>
            </w:rPrChange>
          </w:rPr>
          <w:t>In the Deep Analysis step, we focused on the ranked results generated by the original pipeline. For each query, we took the top-ranked articles</w:t>
        </w:r>
        <w:del w:id="1770" w:author="Alexander Apartsin" w:date="2025-08-27T11:08:00Z" w16du:dateUtc="2025-08-27T08:08:00Z">
          <w:r w:rsidRPr="0044722F" w:rsidDel="007621AA">
            <w:rPr>
              <w:sz w:val="24"/>
              <w:szCs w:val="24"/>
              <w:rPrChange w:id="1771" w:author="Ben Remez" w:date="2025-08-25T20:38:00Z" w16du:dateUtc="2025-08-25T17:38:00Z">
                <w:rPr/>
              </w:rPrChange>
            </w:rPr>
            <w:delText xml:space="preserve"> and passed</w:delText>
          </w:r>
        </w:del>
      </w:ins>
      <w:ins w:id="1772" w:author="Alexander Apartsin" w:date="2025-08-27T11:08:00Z" w16du:dateUtc="2025-08-27T08:08:00Z">
        <w:r w:rsidR="007621AA">
          <w:rPr>
            <w:sz w:val="24"/>
            <w:szCs w:val="24"/>
          </w:rPr>
          <w:t xml:space="preserve">. We </w:t>
        </w:r>
      </w:ins>
      <w:ins w:id="1773" w:author="Alexander Apartsin" w:date="2025-08-27T11:35:00Z" w16du:dateUtc="2025-08-27T08:35:00Z">
        <w:r w:rsidR="002E5FFE">
          <w:rPr>
            <w:sz w:val="24"/>
            <w:szCs w:val="24"/>
          </w:rPr>
          <w:t>provided the LLM with their full context</w:t>
        </w:r>
      </w:ins>
      <w:ins w:id="1774" w:author="Ben Remez" w:date="2025-08-25T17:31:00Z" w16du:dateUtc="2025-08-25T14:31:00Z">
        <w:del w:id="1775" w:author="Alexander Apartsin" w:date="2025-08-27T11:35:00Z" w16du:dateUtc="2025-08-27T08:35:00Z">
          <w:r w:rsidRPr="0044722F" w:rsidDel="002E5FFE">
            <w:rPr>
              <w:sz w:val="24"/>
              <w:szCs w:val="24"/>
              <w:rPrChange w:id="1776" w:author="Ben Remez" w:date="2025-08-25T20:38:00Z" w16du:dateUtc="2025-08-25T17:38:00Z">
                <w:rPr/>
              </w:rPrChange>
            </w:rPr>
            <w:delText xml:space="preserve"> their full context to the LLM</w:delText>
          </w:r>
        </w:del>
        <w:r w:rsidRPr="0044722F">
          <w:rPr>
            <w:sz w:val="24"/>
            <w:szCs w:val="24"/>
            <w:rPrChange w:id="1777" w:author="Ben Remez" w:date="2025-08-25T20:38:00Z" w16du:dateUtc="2025-08-25T17:38:00Z">
              <w:rPr/>
            </w:rPrChange>
          </w:rPr>
          <w:t>, including the names of the involved countries, base descriptions of cooperation or conflict, and relevant text excerpts from the retrieved documents. The LLM was instructed to classify each article into one of three categories: Verbal, Material, or Uncertain when the information was insufficient for a confident decision.</w:t>
        </w:r>
      </w:ins>
    </w:p>
    <w:p w14:paraId="3114D62E" w14:textId="05AE9877" w:rsidR="00711A31" w:rsidRPr="0044722F" w:rsidRDefault="00711A31" w:rsidP="007621AA">
      <w:pPr>
        <w:ind w:left="357"/>
        <w:jc w:val="both"/>
        <w:rPr>
          <w:ins w:id="1778" w:author="Ben Remez" w:date="2025-08-25T17:32:00Z" w16du:dateUtc="2025-08-25T14:32:00Z"/>
          <w:sz w:val="24"/>
          <w:szCs w:val="24"/>
          <w:rPrChange w:id="1779" w:author="Ben Remez" w:date="2025-08-25T20:38:00Z" w16du:dateUtc="2025-08-25T17:38:00Z">
            <w:rPr>
              <w:ins w:id="1780" w:author="Ben Remez" w:date="2025-08-25T17:32:00Z" w16du:dateUtc="2025-08-25T14:32:00Z"/>
            </w:rPr>
          </w:rPrChange>
        </w:rPr>
        <w:pPrChange w:id="1781" w:author="Alexander Apartsin" w:date="2025-08-27T11:08:00Z" w16du:dateUtc="2025-08-27T08:08:00Z">
          <w:pPr>
            <w:ind w:left="357"/>
          </w:pPr>
        </w:pPrChange>
      </w:pPr>
      <w:ins w:id="1782" w:author="Ben Remez" w:date="2025-08-25T17:32:00Z" w16du:dateUtc="2025-08-25T14:32:00Z">
        <w:r w:rsidRPr="0044722F">
          <w:rPr>
            <w:sz w:val="24"/>
            <w:szCs w:val="24"/>
            <w:rPrChange w:id="1783" w:author="Ben Remez" w:date="2025-08-25T20:38:00Z" w16du:dateUtc="2025-08-25T17:38:00Z">
              <w:rPr/>
            </w:rPrChange>
          </w:rPr>
          <w:t>For articles classified as "Verbal" or "Material," the LLM also provided a certainty level, either High or Low, along with a short explanation justifying its choice. To aggregate these outputs, we assigned 1 point for each "High" classification and 0.5 points for each "Low" classification, while ignoring any articles marked as "Uncertain." The cumulative scores for the Verbal and Material categories were then compared, and the category with the higher total score was selected as the final classification. In cases where the scores were tied, we preserved the original top-ranked result from the main pipeline.</w:t>
        </w:r>
      </w:ins>
    </w:p>
    <w:p w14:paraId="69B21E36" w14:textId="704D6EF3" w:rsidR="00711A31" w:rsidRPr="0044722F" w:rsidRDefault="00711A31" w:rsidP="007621AA">
      <w:pPr>
        <w:ind w:left="357"/>
        <w:jc w:val="both"/>
        <w:rPr>
          <w:ins w:id="1784" w:author="Ben Remez" w:date="2025-08-25T17:32:00Z" w16du:dateUtc="2025-08-25T14:32:00Z"/>
          <w:sz w:val="24"/>
          <w:szCs w:val="24"/>
          <w:rPrChange w:id="1785" w:author="Ben Remez" w:date="2025-08-25T20:38:00Z" w16du:dateUtc="2025-08-25T17:38:00Z">
            <w:rPr>
              <w:ins w:id="1786" w:author="Ben Remez" w:date="2025-08-25T17:32:00Z" w16du:dateUtc="2025-08-25T14:32:00Z"/>
            </w:rPr>
          </w:rPrChange>
        </w:rPr>
        <w:pPrChange w:id="1787" w:author="Alexander Apartsin" w:date="2025-08-27T11:08:00Z" w16du:dateUtc="2025-08-27T08:08:00Z">
          <w:pPr>
            <w:ind w:left="357"/>
          </w:pPr>
        </w:pPrChange>
      </w:pPr>
      <w:ins w:id="1788" w:author="Ben Remez" w:date="2025-08-25T17:32:00Z" w16du:dateUtc="2025-08-25T14:32:00Z">
        <w:r w:rsidRPr="0044722F">
          <w:rPr>
            <w:sz w:val="24"/>
            <w:szCs w:val="24"/>
            <w:rPrChange w:id="1789" w:author="Ben Remez" w:date="2025-08-25T20:38:00Z" w16du:dateUtc="2025-08-25T17:38:00Z">
              <w:rPr/>
            </w:rPrChange>
          </w:rPr>
          <w:t xml:space="preserve">This additional reasoning layer addressed ambiguities in the initial predictions, </w:t>
        </w:r>
        <w:del w:id="1790" w:author="Alexander Apartsin" w:date="2025-08-27T11:08:00Z" w16du:dateUtc="2025-08-27T08:08:00Z">
          <w:r w:rsidRPr="0044722F" w:rsidDel="007621AA">
            <w:rPr>
              <w:sz w:val="24"/>
              <w:szCs w:val="24"/>
              <w:rPrChange w:id="1791" w:author="Ben Remez" w:date="2025-08-25T20:38:00Z" w16du:dateUtc="2025-08-25T17:38:00Z">
                <w:rPr/>
              </w:rPrChange>
            </w:rPr>
            <w:delText>especially when retrieved articles contained mixed signals or lacked explicit descriptions, resulting in</w:delText>
          </w:r>
        </w:del>
      </w:ins>
      <w:ins w:id="1792" w:author="Alexander Apartsin" w:date="2025-08-27T11:08:00Z" w16du:dateUtc="2025-08-27T08:08:00Z">
        <w:r w:rsidR="007621AA">
          <w:rPr>
            <w:sz w:val="24"/>
            <w:szCs w:val="24"/>
          </w:rPr>
          <w:t>particularly when retrieved articles contained mixed signals or lacked explicit descriptions, leading to</w:t>
        </w:r>
      </w:ins>
      <w:ins w:id="1793" w:author="Ben Remez" w:date="2025-08-25T17:32:00Z" w16du:dateUtc="2025-08-25T14:32:00Z">
        <w:r w:rsidRPr="0044722F">
          <w:rPr>
            <w:sz w:val="24"/>
            <w:szCs w:val="24"/>
            <w:rPrChange w:id="1794" w:author="Ben Remez" w:date="2025-08-25T20:38:00Z" w16du:dateUtc="2025-08-25T17:38:00Z">
              <w:rPr/>
            </w:rPrChange>
          </w:rPr>
          <w:t xml:space="preserve"> improved classification consistency and overall forecast accuracy.</w:t>
        </w:r>
      </w:ins>
    </w:p>
    <w:p w14:paraId="15E10A07" w14:textId="31428368" w:rsidR="00711A31" w:rsidRDefault="00B925E0" w:rsidP="00B925E0">
      <w:pPr>
        <w:pStyle w:val="Heading3"/>
        <w:numPr>
          <w:ilvl w:val="2"/>
          <w:numId w:val="14"/>
        </w:numPr>
        <w:rPr>
          <w:ins w:id="1795" w:author="Ben Remez" w:date="2025-08-25T17:37:00Z" w16du:dateUtc="2025-08-25T14:37:00Z"/>
        </w:rPr>
      </w:pPr>
      <w:bookmarkStart w:id="1796" w:name="_Toc207062981"/>
      <w:ins w:id="1797" w:author="Ben Remez" w:date="2025-08-25T17:37:00Z" w16du:dateUtc="2025-08-25T14:37:00Z">
        <w:r>
          <w:t>Findings</w:t>
        </w:r>
        <w:bookmarkEnd w:id="1796"/>
      </w:ins>
    </w:p>
    <w:p w14:paraId="48AB7A4B" w14:textId="10316C73" w:rsidR="00B925E0" w:rsidRPr="0044722F" w:rsidRDefault="00B925E0" w:rsidP="007621AA">
      <w:pPr>
        <w:ind w:left="357" w:firstLine="363"/>
        <w:jc w:val="both"/>
        <w:rPr>
          <w:ins w:id="1798" w:author="Ben Remez" w:date="2025-08-25T17:38:00Z" w16du:dateUtc="2025-08-25T14:38:00Z"/>
          <w:sz w:val="24"/>
          <w:szCs w:val="24"/>
          <w:rPrChange w:id="1799" w:author="Ben Remez" w:date="2025-08-25T20:38:00Z" w16du:dateUtc="2025-08-25T17:38:00Z">
            <w:rPr>
              <w:ins w:id="1800" w:author="Ben Remez" w:date="2025-08-25T17:38:00Z" w16du:dateUtc="2025-08-25T14:38:00Z"/>
            </w:rPr>
          </w:rPrChange>
        </w:rPr>
        <w:pPrChange w:id="1801" w:author="Alexander Apartsin" w:date="2025-08-27T11:08:00Z" w16du:dateUtc="2025-08-27T08:08:00Z">
          <w:pPr>
            <w:ind w:left="357"/>
          </w:pPr>
        </w:pPrChange>
      </w:pPr>
      <w:ins w:id="1802" w:author="Ben Remez" w:date="2025-08-25T17:38:00Z" w16du:dateUtc="2025-08-25T14:38:00Z">
        <w:r w:rsidRPr="0044722F">
          <w:rPr>
            <w:sz w:val="24"/>
            <w:szCs w:val="24"/>
            <w:rPrChange w:id="1803" w:author="Ben Remez" w:date="2025-08-25T20:38:00Z" w16du:dateUtc="2025-08-25T17:38:00Z">
              <w:rPr/>
            </w:rPrChange>
          </w:rPr>
          <w:t xml:space="preserve">The integration of the Deep Analysis step had a significant impact on improving classification consistency and overall predictive performance. By introducing a second reasoning layer, the pipeline </w:t>
        </w:r>
        <w:del w:id="1804" w:author="Alexander Apartsin" w:date="2025-08-27T11:08:00Z" w16du:dateUtc="2025-08-27T08:08:00Z">
          <w:r w:rsidRPr="0044722F" w:rsidDel="007621AA">
            <w:rPr>
              <w:sz w:val="24"/>
              <w:szCs w:val="24"/>
              <w:rPrChange w:id="1805" w:author="Ben Remez" w:date="2025-08-25T20:38:00Z" w16du:dateUtc="2025-08-25T17:38:00Z">
                <w:rPr/>
              </w:rPrChange>
            </w:rPr>
            <w:delText>became better at resolving ambiguities between Verbal and Material event classifications, especially</w:delText>
          </w:r>
        </w:del>
      </w:ins>
      <w:ins w:id="1806" w:author="Alexander Apartsin" w:date="2025-08-27T11:08:00Z" w16du:dateUtc="2025-08-27T08:08:00Z">
        <w:r w:rsidR="007621AA">
          <w:rPr>
            <w:sz w:val="24"/>
            <w:szCs w:val="24"/>
          </w:rPr>
          <w:t>improved its ability to resolve ambiguities between Verbal and Material event classifications, particularly</w:t>
        </w:r>
      </w:ins>
      <w:ins w:id="1807" w:author="Ben Remez" w:date="2025-08-25T17:38:00Z" w16du:dateUtc="2025-08-25T14:38:00Z">
        <w:r w:rsidRPr="0044722F">
          <w:rPr>
            <w:sz w:val="24"/>
            <w:szCs w:val="24"/>
            <w:rPrChange w:id="1808" w:author="Ben Remez" w:date="2025-08-25T20:38:00Z" w16du:dateUtc="2025-08-25T17:38:00Z">
              <w:rPr/>
            </w:rPrChange>
          </w:rPr>
          <w:t xml:space="preserve"> in cases where articles contained mixed or weak contextual signals.</w:t>
        </w:r>
      </w:ins>
    </w:p>
    <w:p w14:paraId="21B51552" w14:textId="32F62DF4" w:rsidR="00B925E0" w:rsidRPr="0044722F" w:rsidRDefault="00B925E0" w:rsidP="007621AA">
      <w:pPr>
        <w:ind w:left="357"/>
        <w:jc w:val="both"/>
        <w:rPr>
          <w:ins w:id="1809" w:author="Ben Remez" w:date="2025-08-25T17:39:00Z" w16du:dateUtc="2025-08-25T14:39:00Z"/>
          <w:sz w:val="24"/>
          <w:szCs w:val="24"/>
          <w:rPrChange w:id="1810" w:author="Ben Remez" w:date="2025-08-25T20:38:00Z" w16du:dateUtc="2025-08-25T17:38:00Z">
            <w:rPr>
              <w:ins w:id="1811" w:author="Ben Remez" w:date="2025-08-25T17:39:00Z" w16du:dateUtc="2025-08-25T14:39:00Z"/>
            </w:rPr>
          </w:rPrChange>
        </w:rPr>
        <w:pPrChange w:id="1812" w:author="Alexander Apartsin" w:date="2025-08-27T11:08:00Z" w16du:dateUtc="2025-08-27T08:08:00Z">
          <w:pPr>
            <w:ind w:left="357"/>
          </w:pPr>
        </w:pPrChange>
      </w:pPr>
      <w:ins w:id="1813" w:author="Ben Remez" w:date="2025-08-25T17:39:00Z" w16du:dateUtc="2025-08-25T14:39:00Z">
        <w:r w:rsidRPr="0044722F">
          <w:rPr>
            <w:sz w:val="24"/>
            <w:szCs w:val="24"/>
            <w:rPrChange w:id="1814" w:author="Ben Remez" w:date="2025-08-25T20:38:00Z" w16du:dateUtc="2025-08-25T17:38:00Z">
              <w:rPr/>
            </w:rPrChange>
          </w:rPr>
          <w:t>The improvement was most pronounced in the manual extraction pipeline, where access to highly relevant, curated documents allowed Deep Analysis to make more accurate and confident classifications. In this setting, we observed substantial gains in precision, recall, and F1 scores, alongside a notable reduction in KL divergence, indicating more stable and reliable forecasts.</w:t>
        </w:r>
      </w:ins>
    </w:p>
    <w:p w14:paraId="2A383723" w14:textId="3608F265" w:rsidR="00B925E0" w:rsidRPr="0044722F" w:rsidRDefault="00B925E0" w:rsidP="007621AA">
      <w:pPr>
        <w:ind w:left="357"/>
        <w:jc w:val="both"/>
        <w:rPr>
          <w:ins w:id="1815" w:author="Ben Remez" w:date="2025-08-25T17:39:00Z" w16du:dateUtc="2025-08-25T14:39:00Z"/>
          <w:sz w:val="24"/>
          <w:szCs w:val="24"/>
          <w:rPrChange w:id="1816" w:author="Ben Remez" w:date="2025-08-25T20:38:00Z" w16du:dateUtc="2025-08-25T17:38:00Z">
            <w:rPr>
              <w:ins w:id="1817" w:author="Ben Remez" w:date="2025-08-25T17:39:00Z" w16du:dateUtc="2025-08-25T14:39:00Z"/>
            </w:rPr>
          </w:rPrChange>
        </w:rPr>
        <w:pPrChange w:id="1818" w:author="Alexander Apartsin" w:date="2025-08-27T11:08:00Z" w16du:dateUtc="2025-08-27T08:08:00Z">
          <w:pPr>
            <w:ind w:left="357"/>
          </w:pPr>
        </w:pPrChange>
      </w:pPr>
      <w:ins w:id="1819" w:author="Ben Remez" w:date="2025-08-25T17:39:00Z" w16du:dateUtc="2025-08-25T14:39:00Z">
        <w:r w:rsidRPr="0044722F">
          <w:rPr>
            <w:sz w:val="24"/>
            <w:szCs w:val="24"/>
            <w:rPrChange w:id="1820" w:author="Ben Remez" w:date="2025-08-25T20:38:00Z" w16du:dateUtc="2025-08-25T17:38:00Z">
              <w:rPr/>
            </w:rPrChange>
          </w:rPr>
          <w:t>For the RAG-based pipeline, the gains were more modest but still measurable. Since the retrieved articles via RAG occasionally included noisy or less relevant content, the second-stage reasoning helped reduce misclassifications</w:t>
        </w:r>
        <w:del w:id="1821" w:author="Alexander Apartsin" w:date="2025-08-27T11:08:00Z" w16du:dateUtc="2025-08-27T08:08:00Z">
          <w:r w:rsidRPr="0044722F" w:rsidDel="007621AA">
            <w:rPr>
              <w:sz w:val="24"/>
              <w:szCs w:val="24"/>
              <w:rPrChange w:id="1822" w:author="Ben Remez" w:date="2025-08-25T20:38:00Z" w16du:dateUtc="2025-08-25T17:38:00Z">
                <w:rPr/>
              </w:rPrChange>
            </w:rPr>
            <w:delText>, but its</w:delText>
          </w:r>
        </w:del>
      </w:ins>
      <w:ins w:id="1823" w:author="Alexander Apartsin" w:date="2025-08-27T11:08:00Z" w16du:dateUtc="2025-08-27T08:08:00Z">
        <w:r w:rsidR="007621AA">
          <w:rPr>
            <w:sz w:val="24"/>
            <w:szCs w:val="24"/>
          </w:rPr>
          <w:t>. Still, its</w:t>
        </w:r>
      </w:ins>
      <w:ins w:id="1824" w:author="Ben Remez" w:date="2025-08-25T17:39:00Z" w16du:dateUtc="2025-08-25T14:39:00Z">
        <w:r w:rsidRPr="0044722F">
          <w:rPr>
            <w:sz w:val="24"/>
            <w:szCs w:val="24"/>
            <w:rPrChange w:id="1825" w:author="Ben Remez" w:date="2025-08-25T20:38:00Z" w16du:dateUtc="2025-08-25T17:38:00Z">
              <w:rPr/>
            </w:rPrChange>
          </w:rPr>
          <w:t xml:space="preserve"> overall impact was limited compared to the manual extraction setup.</w:t>
        </w:r>
      </w:ins>
    </w:p>
    <w:p w14:paraId="43C5047F" w14:textId="1B61A3FF" w:rsidR="000520E8" w:rsidRDefault="00B925E0" w:rsidP="007621AA">
      <w:pPr>
        <w:ind w:left="357"/>
        <w:jc w:val="both"/>
        <w:rPr>
          <w:ins w:id="1826" w:author="Ben Remez" w:date="2025-08-25T23:28:00Z" w16du:dateUtc="2025-08-25T20:28:00Z"/>
          <w:sz w:val="24"/>
          <w:szCs w:val="24"/>
        </w:rPr>
        <w:pPrChange w:id="1827" w:author="Alexander Apartsin" w:date="2025-08-27T11:08:00Z" w16du:dateUtc="2025-08-27T08:08:00Z">
          <w:pPr>
            <w:ind w:left="357"/>
          </w:pPr>
        </w:pPrChange>
      </w:pPr>
      <w:ins w:id="1828" w:author="Ben Remez" w:date="2025-08-25T17:42:00Z" w16du:dateUtc="2025-08-25T14:42:00Z">
        <w:r w:rsidRPr="0044722F">
          <w:rPr>
            <w:sz w:val="24"/>
            <w:szCs w:val="24"/>
            <w:rPrChange w:id="1829" w:author="Ben Remez" w:date="2025-08-25T20:38:00Z" w16du:dateUtc="2025-08-25T17:38:00Z">
              <w:rPr/>
            </w:rPrChange>
          </w:rPr>
          <w:lastRenderedPageBreak/>
          <w:t xml:space="preserve">However, while manual extraction currently offers slightly higher accuracy due to the quality of curated documents, it comes at the cost of being complex and time-consuming. In contrast, RAG </w:t>
        </w:r>
        <w:del w:id="1830" w:author="Alexander Apartsin" w:date="2025-08-27T11:08:00Z" w16du:dateUtc="2025-08-27T08:08:00Z">
          <w:r w:rsidRPr="0044722F" w:rsidDel="007621AA">
            <w:rPr>
              <w:sz w:val="24"/>
              <w:szCs w:val="24"/>
              <w:rPrChange w:id="1831" w:author="Ben Remez" w:date="2025-08-25T20:38:00Z" w16du:dateUtc="2025-08-25T17:38:00Z">
                <w:rPr/>
              </w:rPrChange>
            </w:rPr>
            <w:delText>provides a scalable solution by automating the retrieval process, enabling rapid adaptation to new queries and datasets without the need for</w:delText>
          </w:r>
        </w:del>
      </w:ins>
      <w:ins w:id="1832" w:author="Alexander Apartsin" w:date="2025-08-27T11:35:00Z" w16du:dateUtc="2025-08-27T08:35:00Z">
        <w:r w:rsidR="002E5FFE">
          <w:rPr>
            <w:sz w:val="24"/>
            <w:szCs w:val="24"/>
          </w:rPr>
          <w:t>offers a scalable solution by automating the retrieval process, enabling</w:t>
        </w:r>
      </w:ins>
      <w:ins w:id="1833" w:author="Alexander Apartsin" w:date="2025-08-27T11:08:00Z" w16du:dateUtc="2025-08-27T08:08:00Z">
        <w:r w:rsidR="007621AA">
          <w:rPr>
            <w:sz w:val="24"/>
            <w:szCs w:val="24"/>
          </w:rPr>
          <w:t xml:space="preserve"> rapid adaptation to new queries and datasets without requiring</w:t>
        </w:r>
      </w:ins>
      <w:ins w:id="1834" w:author="Ben Remez" w:date="2025-08-25T17:42:00Z" w16du:dateUtc="2025-08-25T14:42:00Z">
        <w:r w:rsidRPr="0044722F">
          <w:rPr>
            <w:sz w:val="24"/>
            <w:szCs w:val="24"/>
            <w:rPrChange w:id="1835" w:author="Ben Remez" w:date="2025-08-25T20:38:00Z" w16du:dateUtc="2025-08-25T17:38:00Z">
              <w:rPr/>
            </w:rPrChange>
          </w:rPr>
          <w:t xml:space="preserve"> manual intervention. This makes RAG more suitable for real-world forecasting scenarios where efficiency and coverage are critical.</w:t>
        </w:r>
      </w:ins>
    </w:p>
    <w:p w14:paraId="35341EC0" w14:textId="49905E3F" w:rsidR="006826A9" w:rsidRPr="0044722F" w:rsidRDefault="006826A9" w:rsidP="007621AA">
      <w:pPr>
        <w:ind w:left="357"/>
        <w:jc w:val="both"/>
        <w:rPr>
          <w:ins w:id="1836" w:author="Ben Remez" w:date="2025-08-25T20:37:00Z" w16du:dateUtc="2025-08-25T17:37:00Z"/>
          <w:sz w:val="24"/>
          <w:szCs w:val="24"/>
          <w:rPrChange w:id="1837" w:author="Ben Remez" w:date="2025-08-25T20:38:00Z" w16du:dateUtc="2025-08-25T17:38:00Z">
            <w:rPr>
              <w:ins w:id="1838" w:author="Ben Remez" w:date="2025-08-25T20:37:00Z" w16du:dateUtc="2025-08-25T17:37:00Z"/>
            </w:rPr>
          </w:rPrChange>
        </w:rPr>
        <w:pPrChange w:id="1839" w:author="Alexander Apartsin" w:date="2025-08-27T11:08:00Z" w16du:dateUtc="2025-08-27T08:08:00Z">
          <w:pPr>
            <w:ind w:left="357"/>
          </w:pPr>
        </w:pPrChange>
      </w:pPr>
      <w:ins w:id="1840" w:author="Ben Remez" w:date="2025-08-25T23:28:00Z" w16du:dateUtc="2025-08-25T20:28:00Z">
        <w:r>
          <w:rPr>
            <w:sz w:val="24"/>
            <w:szCs w:val="24"/>
          </w:rPr>
          <w:t>Deep Analysis further reduced misclassification errors, pushing both manual extraction and RAG pipelines beyond MIRAI’s reported benchmarks on precision</w:t>
        </w:r>
        <w:del w:id="1841" w:author="Alexander Apartsin" w:date="2025-08-27T11:08:00Z" w16du:dateUtc="2025-08-27T08:08:00Z">
          <w:r w:rsidDel="007621AA">
            <w:rPr>
              <w:sz w:val="24"/>
              <w:szCs w:val="24"/>
            </w:rPr>
            <w:delText>,</w:delText>
          </w:r>
        </w:del>
        <w:r>
          <w:rPr>
            <w:sz w:val="24"/>
            <w:szCs w:val="24"/>
          </w:rPr>
          <w:t xml:space="preserve"> </w:t>
        </w:r>
      </w:ins>
      <w:ins w:id="1842" w:author="Ben Remez" w:date="2025-08-25T23:29:00Z" w16du:dateUtc="2025-08-25T20:29:00Z">
        <w:r>
          <w:rPr>
            <w:sz w:val="24"/>
            <w:szCs w:val="24"/>
          </w:rPr>
          <w:t>and F1 score, while maintaining comparability in KL divergence and accuracy.</w:t>
        </w:r>
      </w:ins>
    </w:p>
    <w:p w14:paraId="2CA86500" w14:textId="3FA609B3" w:rsidR="0044722F" w:rsidRDefault="0044722F" w:rsidP="0044722F">
      <w:pPr>
        <w:pStyle w:val="Heading2"/>
        <w:numPr>
          <w:ilvl w:val="1"/>
          <w:numId w:val="14"/>
        </w:numPr>
        <w:rPr>
          <w:ins w:id="1843" w:author="Ben Remez" w:date="2025-08-25T20:37:00Z" w16du:dateUtc="2025-08-25T17:37:00Z"/>
        </w:rPr>
      </w:pPr>
      <w:bookmarkStart w:id="1844" w:name="_Toc207062982"/>
      <w:ins w:id="1845" w:author="Ben Remez" w:date="2025-08-25T20:37:00Z" w16du:dateUtc="2025-08-25T17:37:00Z">
        <w:r>
          <w:t>Experiments Summary</w:t>
        </w:r>
        <w:bookmarkEnd w:id="1844"/>
      </w:ins>
    </w:p>
    <w:p w14:paraId="6DC32AB2" w14:textId="30BE330B" w:rsidR="0044722F" w:rsidRPr="0044722F" w:rsidRDefault="0044722F" w:rsidP="007621AA">
      <w:pPr>
        <w:ind w:left="357" w:firstLine="363"/>
        <w:jc w:val="both"/>
        <w:rPr>
          <w:sz w:val="24"/>
          <w:szCs w:val="24"/>
          <w:rPrChange w:id="1846" w:author="Ben Remez" w:date="2025-08-25T20:37:00Z" w16du:dateUtc="2025-08-25T17:37:00Z">
            <w:rPr/>
          </w:rPrChange>
        </w:rPr>
        <w:pPrChange w:id="1847" w:author="Alexander Apartsin" w:date="2025-08-27T11:08:00Z" w16du:dateUtc="2025-08-27T08:08:00Z">
          <w:pPr/>
        </w:pPrChange>
      </w:pPr>
      <w:ins w:id="1848" w:author="Ben Remez" w:date="2025-08-25T20:40:00Z" w16du:dateUtc="2025-08-25T17:40:00Z">
        <w:r w:rsidRPr="0044722F">
          <w:rPr>
            <w:sz w:val="24"/>
            <w:szCs w:val="24"/>
          </w:rPr>
          <w:t xml:space="preserve">Across the three experiments, we gradually refined the pipeline to improve both retrieval quality and classification accuracy. In the first experiment, we established a baseline using predefined document IDs and a basic RAG setup, but performance was limited due to imbalanced indicators and restricted retrieval relevance. The second experiment introduced a fine-tuned indicator generation prompt alongside a significantly enhanced RAG infrastructure powered by LangChain and Weaviate, enriched with metadata filtering, MMR, RRF, and exponential time decay weighting. These improvements substantially boosted RAG performance, enabling it </w:t>
        </w:r>
        <w:del w:id="1849" w:author="Alexander Apartsin" w:date="2025-08-27T11:08:00Z" w16du:dateUtc="2025-08-27T08:08:00Z">
          <w:r w:rsidRPr="0044722F" w:rsidDel="007621AA">
            <w:rPr>
              <w:sz w:val="24"/>
              <w:szCs w:val="24"/>
            </w:rPr>
            <w:delText>to slightly outperform manual extraction when using the refined indicators</w:delText>
          </w:r>
        </w:del>
      </w:ins>
      <w:ins w:id="1850" w:author="Alexander Apartsin" w:date="2025-08-27T11:08:00Z" w16du:dateUtc="2025-08-27T08:08:00Z">
        <w:r w:rsidR="007621AA">
          <w:rPr>
            <w:sz w:val="24"/>
            <w:szCs w:val="24"/>
          </w:rPr>
          <w:t>to outperform manual extraction when using the refined indicators slightly</w:t>
        </w:r>
      </w:ins>
      <w:ins w:id="1851" w:author="Ben Remez" w:date="2025-08-25T20:40:00Z" w16du:dateUtc="2025-08-25T17:40:00Z">
        <w:r w:rsidRPr="0044722F">
          <w:rPr>
            <w:sz w:val="24"/>
            <w:szCs w:val="24"/>
          </w:rPr>
          <w:t xml:space="preserve">. In the third experiment, we integrated Deep Analysis, a second-stage reasoning layer designed to resolve ambiguities between Verbal and Material classifications. While manual extraction combined with Deep Analysis achieved the highest overall accuracy due to its reliance on highly relevant, curated documents, RAG with Deep Analysis also improved considerably and approached manual performance. Despite </w:t>
        </w:r>
        <w:del w:id="1852" w:author="Alexander Apartsin" w:date="2025-08-27T11:08:00Z" w16du:dateUtc="2025-08-27T08:08:00Z">
          <w:r w:rsidRPr="0044722F" w:rsidDel="007621AA">
            <w:rPr>
              <w:sz w:val="24"/>
              <w:szCs w:val="24"/>
            </w:rPr>
            <w:delText>manual extraction’s slight accuracy advantage</w:delText>
          </w:r>
        </w:del>
      </w:ins>
      <w:ins w:id="1853" w:author="Alexander Apartsin" w:date="2025-08-27T11:08:00Z" w16du:dateUtc="2025-08-27T08:08:00Z">
        <w:r w:rsidR="007621AA">
          <w:rPr>
            <w:sz w:val="24"/>
            <w:szCs w:val="24"/>
          </w:rPr>
          <w:t>the slight accuracy advantage of manual extraction</w:t>
        </w:r>
      </w:ins>
      <w:ins w:id="1854" w:author="Ben Remez" w:date="2025-08-25T20:40:00Z" w16du:dateUtc="2025-08-25T17:40:00Z">
        <w:r w:rsidRPr="0044722F">
          <w:rPr>
            <w:sz w:val="24"/>
            <w:szCs w:val="24"/>
          </w:rPr>
          <w:t xml:space="preserve">, its complexity and time-consuming nature make it less practical for large-scale forecasting. In contrast, the RAG-based pipeline </w:t>
        </w:r>
        <w:del w:id="1855" w:author="Alexander Apartsin" w:date="2025-08-27T11:09:00Z" w16du:dateUtc="2025-08-27T08:09:00Z">
          <w:r w:rsidRPr="0044722F" w:rsidDel="007621AA">
            <w:rPr>
              <w:sz w:val="24"/>
              <w:szCs w:val="24"/>
            </w:rPr>
            <w:delText>provides a scalable, automated solution capable of adapting</w:delText>
          </w:r>
        </w:del>
      </w:ins>
      <w:ins w:id="1856" w:author="Alexander Apartsin" w:date="2025-08-27T11:09:00Z" w16du:dateUtc="2025-08-27T08:09:00Z">
        <w:r w:rsidR="007621AA">
          <w:rPr>
            <w:sz w:val="24"/>
            <w:szCs w:val="24"/>
          </w:rPr>
          <w:t>offers a scalable and automated solution that can adapt</w:t>
        </w:r>
      </w:ins>
      <w:ins w:id="1857" w:author="Ben Remez" w:date="2025-08-25T20:40:00Z" w16du:dateUtc="2025-08-25T17:40:00Z">
        <w:r w:rsidRPr="0044722F">
          <w:rPr>
            <w:sz w:val="24"/>
            <w:szCs w:val="24"/>
          </w:rPr>
          <w:t xml:space="preserve"> efficiently to new queries and datasets, making it more suitable for real-world applications.</w:t>
        </w:r>
      </w:ins>
    </w:p>
    <w:p w14:paraId="4B8BBA72" w14:textId="064642E1" w:rsidR="000E1DDE" w:rsidRDefault="00670FFB">
      <w:pPr>
        <w:pStyle w:val="Heading1"/>
        <w:numPr>
          <w:ilvl w:val="0"/>
          <w:numId w:val="14"/>
        </w:numPr>
        <w:ind w:left="357" w:hanging="357"/>
        <w:pPrChange w:id="1858" w:author="Ben Remez" w:date="2025-08-25T11:25:00Z" w16du:dateUtc="2025-08-25T08:25:00Z">
          <w:pPr>
            <w:pStyle w:val="Heading1"/>
            <w:numPr>
              <w:numId w:val="7"/>
            </w:numPr>
            <w:ind w:left="357" w:hanging="357"/>
          </w:pPr>
        </w:pPrChange>
      </w:pPr>
      <w:bookmarkStart w:id="1859" w:name="_Toc207062983"/>
      <w:r>
        <w:t>Results</w:t>
      </w:r>
      <w:bookmarkEnd w:id="1859"/>
    </w:p>
    <w:p w14:paraId="2069E263" w14:textId="071FF265" w:rsidR="00670FFB" w:rsidRDefault="00670FFB" w:rsidP="007621AA">
      <w:pPr>
        <w:ind w:firstLine="357"/>
        <w:jc w:val="both"/>
        <w:rPr>
          <w:sz w:val="24"/>
          <w:szCs w:val="24"/>
        </w:rPr>
        <w:pPrChange w:id="1860" w:author="Alexander Apartsin" w:date="2025-08-27T11:09:00Z" w16du:dateUtc="2025-08-27T08:09:00Z">
          <w:pPr>
            <w:ind w:firstLine="357"/>
          </w:pPr>
        </w:pPrChange>
      </w:pPr>
      <w:r w:rsidRPr="00670FFB">
        <w:rPr>
          <w:sz w:val="24"/>
          <w:szCs w:val="24"/>
        </w:rPr>
        <w:t>To evaluate the effectiveness of our proposed pipeline for first-level relation classification, we compared our system’s performance with the MIRAI benchmark. As outlined earlier, our experiment focused on the quad setting of relation classification, grouping the original 38 CAMEO codes into four coarse-grained classes: verbal cooperation, material cooperation, verbal conflict, and material conflict.</w:t>
      </w:r>
    </w:p>
    <w:p w14:paraId="334B41AE" w14:textId="0F30853D" w:rsidR="00DC4BA6" w:rsidRDefault="00DC4BA6" w:rsidP="00DC4BA6">
      <w:pPr>
        <w:rPr>
          <w:sz w:val="24"/>
          <w:szCs w:val="24"/>
        </w:rPr>
      </w:pPr>
      <w:r w:rsidRPr="00DC4BA6">
        <w:rPr>
          <w:sz w:val="24"/>
          <w:szCs w:val="24"/>
        </w:rPr>
        <w:t>We evaluated two variations of document retrieval for hypothesis formation:</w:t>
      </w:r>
    </w:p>
    <w:p w14:paraId="4FC49941" w14:textId="61A2B13D" w:rsidR="00DC4BA6" w:rsidRDefault="00DC4BA6" w:rsidP="00DC4BA6">
      <w:pPr>
        <w:pStyle w:val="ListParagraph"/>
        <w:numPr>
          <w:ilvl w:val="0"/>
          <w:numId w:val="12"/>
        </w:numPr>
        <w:rPr>
          <w:sz w:val="24"/>
          <w:szCs w:val="24"/>
        </w:rPr>
      </w:pPr>
      <w:r w:rsidRPr="00DC4BA6">
        <w:rPr>
          <w:b/>
          <w:bCs/>
          <w:sz w:val="24"/>
          <w:szCs w:val="24"/>
        </w:rPr>
        <w:t>Manual Document Extraction:</w:t>
      </w:r>
      <w:r w:rsidRPr="00DC4BA6">
        <w:rPr>
          <w:sz w:val="24"/>
          <w:szCs w:val="24"/>
        </w:rPr>
        <w:t xml:space="preserve"> where relevant documents were manually selected based on known relevance.</w:t>
      </w:r>
    </w:p>
    <w:p w14:paraId="71CB8025" w14:textId="2CFD4A25" w:rsidR="00DC4BA6" w:rsidRDefault="00DC4BA6" w:rsidP="00DC4BA6">
      <w:pPr>
        <w:pStyle w:val="ListParagraph"/>
        <w:numPr>
          <w:ilvl w:val="0"/>
          <w:numId w:val="12"/>
        </w:numPr>
        <w:rPr>
          <w:sz w:val="24"/>
          <w:szCs w:val="24"/>
        </w:rPr>
      </w:pPr>
      <w:r w:rsidRPr="00DC4BA6">
        <w:rPr>
          <w:b/>
          <w:bCs/>
          <w:sz w:val="24"/>
          <w:szCs w:val="24"/>
        </w:rPr>
        <w:t>RAG-Based Retrieval:</w:t>
      </w:r>
      <w:r w:rsidRPr="00DC4BA6">
        <w:rPr>
          <w:sz w:val="24"/>
          <w:szCs w:val="24"/>
        </w:rPr>
        <w:t xml:space="preserve"> using Retrieval-Augmented Generation </w:t>
      </w:r>
      <w:del w:id="1861" w:author="Alexander Apartsin" w:date="2025-08-27T11:09:00Z" w16du:dateUtc="2025-08-27T08:09:00Z">
        <w:r w:rsidRPr="00DC4BA6" w:rsidDel="007621AA">
          <w:rPr>
            <w:sz w:val="24"/>
            <w:szCs w:val="24"/>
          </w:rPr>
          <w:delText>to automatically retrieve relevant documents for hypothesis scoring</w:delText>
        </w:r>
      </w:del>
      <w:ins w:id="1862" w:author="Alexander Apartsin" w:date="2025-08-27T11:09:00Z" w16du:dateUtc="2025-08-27T08:09:00Z">
        <w:r w:rsidR="007621AA">
          <w:rPr>
            <w:sz w:val="24"/>
            <w:szCs w:val="24"/>
          </w:rPr>
          <w:t>to retrieve relevant documents for hypothesis scoring automatically</w:t>
        </w:r>
      </w:ins>
      <w:r w:rsidRPr="00DC4BA6">
        <w:rPr>
          <w:sz w:val="24"/>
          <w:szCs w:val="24"/>
        </w:rPr>
        <w:t>.</w:t>
      </w:r>
    </w:p>
    <w:p w14:paraId="27BFE9A1" w14:textId="4EB9D4A9" w:rsidR="00B22524" w:rsidDel="007621AA" w:rsidRDefault="00DC4BA6" w:rsidP="007621AA">
      <w:pPr>
        <w:pStyle w:val="Heading2"/>
        <w:numPr>
          <w:ilvl w:val="1"/>
          <w:numId w:val="14"/>
        </w:numPr>
        <w:jc w:val="both"/>
        <w:rPr>
          <w:del w:id="1863" w:author="Ben Remez" w:date="2025-08-25T21:04:00Z" w16du:dateUtc="2025-08-25T18:04:00Z"/>
          <w:sz w:val="24"/>
          <w:szCs w:val="24"/>
        </w:rPr>
        <w:pPrChange w:id="1864" w:author="Alexander Apartsin" w:date="2025-08-27T11:09:00Z" w16du:dateUtc="2025-08-27T08:09:00Z">
          <w:pPr>
            <w:pStyle w:val="Heading2"/>
            <w:numPr>
              <w:ilvl w:val="1"/>
              <w:numId w:val="14"/>
            </w:numPr>
            <w:ind w:left="1080" w:hanging="720"/>
          </w:pPr>
        </w:pPrChange>
      </w:pPr>
      <w:del w:id="1865" w:author="Ben Remez" w:date="2025-08-25T21:07:00Z" w16du:dateUtc="2025-08-25T18:07:00Z">
        <w:r w:rsidRPr="00DC4BA6" w:rsidDel="00F15ECF">
          <w:rPr>
            <w:sz w:val="24"/>
            <w:szCs w:val="24"/>
          </w:rPr>
          <w:lastRenderedPageBreak/>
          <w:delText>We computed standard evaluation metrics, including</w:delText>
        </w:r>
      </w:del>
      <w:ins w:id="1866" w:author="Ben Remez" w:date="2025-08-25T21:07:00Z" w16du:dateUtc="2025-08-25T18:07:00Z">
        <w:r w:rsidR="00F15ECF">
          <w:rPr>
            <w:sz w:val="24"/>
            <w:szCs w:val="24"/>
          </w:rPr>
          <w:t xml:space="preserve">System performance was measured </w:t>
        </w:r>
        <w:del w:id="1867" w:author="Alexander Apartsin" w:date="2025-08-27T11:09:00Z" w16du:dateUtc="2025-08-27T08:09:00Z">
          <w:r w:rsidR="00F15ECF" w:rsidDel="007621AA">
            <w:rPr>
              <w:sz w:val="24"/>
              <w:szCs w:val="24"/>
            </w:rPr>
            <w:delText xml:space="preserve">using </w:delText>
          </w:r>
        </w:del>
      </w:ins>
      <w:del w:id="1868" w:author="Alexander Apartsin" w:date="2025-08-27T11:09:00Z" w16du:dateUtc="2025-08-27T08:09:00Z">
        <w:r w:rsidRPr="00DC4BA6" w:rsidDel="007621AA">
          <w:rPr>
            <w:sz w:val="24"/>
            <w:szCs w:val="24"/>
          </w:rPr>
          <w:delText xml:space="preserve"> precision</w:delText>
        </w:r>
      </w:del>
      <w:ins w:id="1869" w:author="Alexander Apartsin" w:date="2025-08-27T11:09:00Z" w16du:dateUtc="2025-08-27T08:09:00Z">
        <w:r w:rsidR="007621AA">
          <w:rPr>
            <w:sz w:val="24"/>
            <w:szCs w:val="24"/>
          </w:rPr>
          <w:t>using precision</w:t>
        </w:r>
      </w:ins>
      <w:r w:rsidRPr="00DC4BA6">
        <w:rPr>
          <w:sz w:val="24"/>
          <w:szCs w:val="24"/>
        </w:rPr>
        <w:t>, recall, F1 score</w:t>
      </w:r>
      <w:ins w:id="1870" w:author="Ben Remez" w:date="2025-08-25T20:49:00Z" w16du:dateUtc="2025-08-25T17:49:00Z">
        <w:r w:rsidR="00C41508">
          <w:rPr>
            <w:sz w:val="24"/>
            <w:szCs w:val="24"/>
          </w:rPr>
          <w:t>, accuracy</w:t>
        </w:r>
      </w:ins>
      <w:r w:rsidRPr="00DC4BA6">
        <w:rPr>
          <w:sz w:val="24"/>
          <w:szCs w:val="24"/>
        </w:rPr>
        <w:t>, and Kullback-Leibler (KL) divergence</w:t>
      </w:r>
      <w:del w:id="1871" w:author="Alexander Apartsin" w:date="2025-08-27T11:09:00Z" w16du:dateUtc="2025-08-27T08:09:00Z">
        <w:r w:rsidRPr="00DC4BA6" w:rsidDel="007621AA">
          <w:rPr>
            <w:sz w:val="24"/>
            <w:szCs w:val="24"/>
          </w:rPr>
          <w:delText>,</w:delText>
        </w:r>
      </w:del>
      <w:r w:rsidRPr="00DC4BA6">
        <w:rPr>
          <w:sz w:val="24"/>
          <w:szCs w:val="24"/>
        </w:rPr>
        <w:t xml:space="preserve"> to assess the alignment of predicted distributions with ground truth.</w:t>
      </w:r>
      <w:ins w:id="1872" w:author="Ben Remez" w:date="2025-08-25T21:08:00Z" w16du:dateUtc="2025-08-25T18:08:00Z">
        <w:r w:rsidR="00F15ECF">
          <w:rPr>
            <w:sz w:val="24"/>
            <w:szCs w:val="24"/>
          </w:rPr>
          <w:t xml:space="preserve"> These metrics enable a direct and meaningful comparison with MIRAI’s results while ensuring alignment with the ground-truth distributions.</w:t>
        </w:r>
      </w:ins>
    </w:p>
    <w:p w14:paraId="5A4E1516" w14:textId="77777777" w:rsidR="007621AA" w:rsidRPr="007621AA" w:rsidRDefault="007621AA" w:rsidP="007621AA">
      <w:pPr>
        <w:jc w:val="both"/>
        <w:rPr>
          <w:ins w:id="1873" w:author="Alexander Apartsin" w:date="2025-08-27T11:09:00Z" w16du:dateUtc="2025-08-27T08:09:00Z"/>
        </w:rPr>
        <w:pPrChange w:id="1874" w:author="Alexander Apartsin" w:date="2025-08-27T11:09:00Z" w16du:dateUtc="2025-08-27T08:09:00Z">
          <w:pPr/>
        </w:pPrChange>
      </w:pPr>
    </w:p>
    <w:p w14:paraId="2C59093F" w14:textId="619BC3FF" w:rsidR="00031653" w:rsidRDefault="00F15ECF" w:rsidP="00F15ECF">
      <w:pPr>
        <w:pStyle w:val="Heading2"/>
        <w:numPr>
          <w:ilvl w:val="1"/>
          <w:numId w:val="14"/>
        </w:numPr>
        <w:rPr>
          <w:ins w:id="1875" w:author="Ben Remez" w:date="2025-08-25T21:10:00Z" w16du:dateUtc="2025-08-25T18:10:00Z"/>
        </w:rPr>
      </w:pPr>
      <w:bookmarkStart w:id="1876" w:name="_Toc207062984"/>
      <w:ins w:id="1877" w:author="Ben Remez" w:date="2025-08-25T21:10:00Z" w16du:dateUtc="2025-08-25T18:10:00Z">
        <w:r>
          <w:t>Initial Results (Baseline Experiment)</w:t>
        </w:r>
        <w:bookmarkEnd w:id="1876"/>
      </w:ins>
    </w:p>
    <w:p w14:paraId="267FCA2A" w14:textId="61180BDB" w:rsidR="00F15ECF" w:rsidRPr="00314258" w:rsidRDefault="00F15ECF" w:rsidP="007621AA">
      <w:pPr>
        <w:ind w:left="360" w:firstLine="360"/>
        <w:jc w:val="both"/>
        <w:rPr>
          <w:ins w:id="1878" w:author="Ben Remez" w:date="2025-08-25T21:15:00Z" w16du:dateUtc="2025-08-25T18:15:00Z"/>
          <w:sz w:val="24"/>
          <w:szCs w:val="24"/>
          <w:rPrChange w:id="1879" w:author="Ben Remez" w:date="2025-08-25T21:44:00Z" w16du:dateUtc="2025-08-25T18:44:00Z">
            <w:rPr>
              <w:ins w:id="1880" w:author="Ben Remez" w:date="2025-08-25T21:15:00Z" w16du:dateUtc="2025-08-25T18:15:00Z"/>
            </w:rPr>
          </w:rPrChange>
        </w:rPr>
        <w:pPrChange w:id="1881" w:author="Alexander Apartsin" w:date="2025-08-27T11:09:00Z" w16du:dateUtc="2025-08-27T08:09:00Z">
          <w:pPr>
            <w:ind w:left="360"/>
          </w:pPr>
        </w:pPrChange>
      </w:pPr>
      <w:ins w:id="1882" w:author="Ben Remez" w:date="2025-08-25T21:11:00Z" w16du:dateUtc="2025-08-25T18:11:00Z">
        <w:r w:rsidRPr="00314258">
          <w:rPr>
            <w:sz w:val="24"/>
            <w:szCs w:val="24"/>
            <w:rPrChange w:id="1883" w:author="Ben Remez" w:date="2025-08-25T21:44:00Z" w16du:dateUtc="2025-08-25T18:44:00Z">
              <w:rPr/>
            </w:rPrChange>
          </w:rPr>
          <w:t xml:space="preserve">In the first experiment, we established a baseline by evaluating </w:t>
        </w:r>
      </w:ins>
      <w:ins w:id="1884" w:author="Ben Remez" w:date="2025-08-25T21:14:00Z" w16du:dateUtc="2025-08-25T18:14:00Z">
        <w:r w:rsidRPr="00314258">
          <w:rPr>
            <w:sz w:val="24"/>
            <w:szCs w:val="24"/>
            <w:rPrChange w:id="1885" w:author="Ben Remez" w:date="2025-08-25T21:44:00Z" w16du:dateUtc="2025-08-25T18:44:00Z">
              <w:rPr/>
            </w:rPrChange>
          </w:rPr>
          <w:t>the pipeline using two retrieval strategies: manual document extraction and a basic RAG-based retrieval. For the manu</w:t>
        </w:r>
      </w:ins>
      <w:ins w:id="1886" w:author="Ben Remez" w:date="2025-08-25T21:15:00Z" w16du:dateUtc="2025-08-25T18:15:00Z">
        <w:r w:rsidRPr="00314258">
          <w:rPr>
            <w:sz w:val="24"/>
            <w:szCs w:val="24"/>
            <w:rPrChange w:id="1887" w:author="Ben Remez" w:date="2025-08-25T21:44:00Z" w16du:dateUtc="2025-08-25T18:44:00Z">
              <w:rPr/>
            </w:rPrChange>
          </w:rPr>
          <w:t xml:space="preserve">al approach, we relied on document </w:t>
        </w:r>
        <w:del w:id="1888" w:author="Alexander Apartsin" w:date="2025-08-27T11:22:00Z" w16du:dateUtc="2025-08-27T08:22:00Z">
          <w:r w:rsidRPr="00314258" w:rsidDel="002E0357">
            <w:rPr>
              <w:sz w:val="24"/>
              <w:szCs w:val="24"/>
              <w:rPrChange w:id="1889" w:author="Ben Remez" w:date="2025-08-25T21:44:00Z" w16du:dateUtc="2025-08-25T18:44:00Z">
                <w:rPr/>
              </w:rPrChange>
            </w:rPr>
            <w:delText>Ids</w:delText>
          </w:r>
        </w:del>
      </w:ins>
      <w:ins w:id="1890" w:author="Alexander Apartsin" w:date="2025-08-27T11:22:00Z" w16du:dateUtc="2025-08-27T08:22:00Z">
        <w:r w:rsidR="002E0357">
          <w:rPr>
            <w:sz w:val="24"/>
            <w:szCs w:val="24"/>
          </w:rPr>
          <w:t>IDs</w:t>
        </w:r>
      </w:ins>
      <w:ins w:id="1891" w:author="Ben Remez" w:date="2025-08-25T21:15:00Z" w16du:dateUtc="2025-08-25T18:15:00Z">
        <w:r w:rsidRPr="00314258">
          <w:rPr>
            <w:sz w:val="24"/>
            <w:szCs w:val="24"/>
            <w:rPrChange w:id="1892" w:author="Ben Remez" w:date="2025-08-25T21:44:00Z" w16du:dateUtc="2025-08-25T18:44:00Z">
              <w:rPr/>
            </w:rPrChange>
          </w:rPr>
          <w:t xml:space="preserve"> provided within the MIRAI dataset, ensuring that the selected articles were highly relevant to each forecasting query.</w:t>
        </w:r>
      </w:ins>
    </w:p>
    <w:p w14:paraId="6128246C" w14:textId="6487B95A" w:rsidR="00F15ECF" w:rsidRPr="00314258" w:rsidRDefault="00F15ECF" w:rsidP="007621AA">
      <w:pPr>
        <w:ind w:left="360"/>
        <w:jc w:val="both"/>
        <w:rPr>
          <w:ins w:id="1893" w:author="Ben Remez" w:date="2025-08-25T21:16:00Z" w16du:dateUtc="2025-08-25T18:16:00Z"/>
          <w:sz w:val="24"/>
          <w:szCs w:val="24"/>
          <w:rPrChange w:id="1894" w:author="Ben Remez" w:date="2025-08-25T21:44:00Z" w16du:dateUtc="2025-08-25T18:44:00Z">
            <w:rPr>
              <w:ins w:id="1895" w:author="Ben Remez" w:date="2025-08-25T21:16:00Z" w16du:dateUtc="2025-08-25T18:16:00Z"/>
            </w:rPr>
          </w:rPrChange>
        </w:rPr>
        <w:pPrChange w:id="1896" w:author="Alexander Apartsin" w:date="2025-08-27T11:09:00Z" w16du:dateUtc="2025-08-27T08:09:00Z">
          <w:pPr>
            <w:ind w:left="360"/>
          </w:pPr>
        </w:pPrChange>
      </w:pPr>
      <w:ins w:id="1897" w:author="Ben Remez" w:date="2025-08-25T21:15:00Z" w16du:dateUtc="2025-08-25T18:15:00Z">
        <w:r w:rsidRPr="00314258">
          <w:rPr>
            <w:sz w:val="24"/>
            <w:szCs w:val="24"/>
            <w:rPrChange w:id="1898" w:author="Ben Remez" w:date="2025-08-25T21:44:00Z" w16du:dateUtc="2025-08-25T18:44:00Z">
              <w:rPr/>
            </w:rPrChange>
          </w:rPr>
          <w:t xml:space="preserve">In contrast, the RAG-based retrieval </w:t>
        </w:r>
        <w:del w:id="1899" w:author="Alexander Apartsin" w:date="2025-08-27T11:09:00Z" w16du:dateUtc="2025-08-27T08:09:00Z">
          <w:r w:rsidRPr="00314258" w:rsidDel="007621AA">
            <w:rPr>
              <w:sz w:val="24"/>
              <w:szCs w:val="24"/>
              <w:rPrChange w:id="1900" w:author="Ben Remez" w:date="2025-08-25T21:44:00Z" w16du:dateUtc="2025-08-25T18:44:00Z">
                <w:rPr/>
              </w:rPrChange>
            </w:rPr>
            <w:delText xml:space="preserve">used a simple implementation through the </w:delText>
          </w:r>
        </w:del>
      </w:ins>
      <w:ins w:id="1901" w:author="Ben Remez" w:date="2025-08-25T21:16:00Z" w16du:dateUtc="2025-08-25T18:16:00Z">
        <w:del w:id="1902" w:author="Alexander Apartsin" w:date="2025-08-27T11:09:00Z" w16du:dateUtc="2025-08-27T08:09:00Z">
          <w:r w:rsidRPr="00314258" w:rsidDel="007621AA">
            <w:rPr>
              <w:sz w:val="24"/>
              <w:szCs w:val="24"/>
              <w:rPrChange w:id="1903" w:author="Ben Remez" w:date="2025-08-25T21:44:00Z" w16du:dateUtc="2025-08-25T18:44:00Z">
                <w:rPr/>
              </w:rPrChange>
            </w:rPr>
            <w:delText xml:space="preserve">Weaviate interface without </w:delText>
          </w:r>
        </w:del>
      </w:ins>
      <w:ins w:id="1904" w:author="Alexander Apartsin" w:date="2025-08-27T11:09:00Z" w16du:dateUtc="2025-08-27T08:09:00Z">
        <w:r w:rsidR="007621AA">
          <w:rPr>
            <w:sz w:val="24"/>
            <w:szCs w:val="24"/>
          </w:rPr>
          <w:t xml:space="preserve">employed a simple implementation through the Weaviate interface, without utilizing </w:t>
        </w:r>
      </w:ins>
      <w:ins w:id="1905" w:author="Ben Remez" w:date="2025-08-25T21:16:00Z" w16du:dateUtc="2025-08-25T18:16:00Z">
        <w:r w:rsidRPr="00314258">
          <w:rPr>
            <w:sz w:val="24"/>
            <w:szCs w:val="24"/>
            <w:rPrChange w:id="1906" w:author="Ben Remez" w:date="2025-08-25T21:44:00Z" w16du:dateUtc="2025-08-25T18:44:00Z">
              <w:rPr/>
            </w:rPrChange>
          </w:rPr>
          <w:t>LangChain orchestration or advanced ranking strategies. Queries consisted solely of the two country names involved, and no temporal constraints or contextual filters were applied.</w:t>
        </w:r>
      </w:ins>
    </w:p>
    <w:p w14:paraId="0C12970D" w14:textId="23DFCBDB" w:rsidR="00A77458" w:rsidRDefault="00F15ECF" w:rsidP="007621AA">
      <w:pPr>
        <w:ind w:left="360"/>
        <w:jc w:val="both"/>
        <w:rPr>
          <w:ins w:id="1907" w:author="Ben Remez" w:date="2025-08-25T21:54:00Z" w16du:dateUtc="2025-08-25T18:54:00Z"/>
          <w:sz w:val="24"/>
          <w:szCs w:val="24"/>
        </w:rPr>
        <w:pPrChange w:id="1908" w:author="Alexander Apartsin" w:date="2025-08-27T11:09:00Z" w16du:dateUtc="2025-08-27T08:09:00Z">
          <w:pPr>
            <w:ind w:left="360"/>
          </w:pPr>
        </w:pPrChange>
      </w:pPr>
      <w:ins w:id="1909" w:author="Ben Remez" w:date="2025-08-25T21:16:00Z" w16du:dateUtc="2025-08-25T18:16:00Z">
        <w:r w:rsidRPr="00314258">
          <w:rPr>
            <w:sz w:val="24"/>
            <w:szCs w:val="24"/>
            <w:rPrChange w:id="1910" w:author="Ben Remez" w:date="2025-08-25T21:44:00Z" w16du:dateUtc="2025-08-25T18:44:00Z">
              <w:rPr/>
            </w:rPrChange>
          </w:rPr>
          <w:t>The results highlighted a</w:t>
        </w:r>
      </w:ins>
      <w:ins w:id="1911" w:author="Ben Remez" w:date="2025-08-25T21:17:00Z" w16du:dateUtc="2025-08-25T18:17:00Z">
        <w:r w:rsidRPr="00314258">
          <w:rPr>
            <w:sz w:val="24"/>
            <w:szCs w:val="24"/>
            <w:rPrChange w:id="1912" w:author="Ben Remez" w:date="2025-08-25T21:44:00Z" w16du:dateUtc="2025-08-25T18:44:00Z">
              <w:rPr/>
            </w:rPrChange>
          </w:rPr>
          <w:t xml:space="preserve"> slight</w:t>
        </w:r>
      </w:ins>
      <w:ins w:id="1913" w:author="Ben Remez" w:date="2025-08-25T21:16:00Z" w16du:dateUtc="2025-08-25T18:16:00Z">
        <w:r w:rsidRPr="00314258">
          <w:rPr>
            <w:sz w:val="24"/>
            <w:szCs w:val="24"/>
            <w:rPrChange w:id="1914" w:author="Ben Remez" w:date="2025-08-25T21:44:00Z" w16du:dateUtc="2025-08-25T18:44:00Z">
              <w:rPr/>
            </w:rPrChange>
          </w:rPr>
          <w:t xml:space="preserve"> gap between </w:t>
        </w:r>
      </w:ins>
      <w:ins w:id="1915" w:author="Ben Remez" w:date="2025-08-25T21:18:00Z" w16du:dateUtc="2025-08-25T18:18:00Z">
        <w:r w:rsidR="00F30F1B" w:rsidRPr="00314258">
          <w:rPr>
            <w:sz w:val="24"/>
            <w:szCs w:val="24"/>
            <w:rPrChange w:id="1916" w:author="Ben Remez" w:date="2025-08-25T21:44:00Z" w16du:dateUtc="2025-08-25T18:44:00Z">
              <w:rPr/>
            </w:rPrChange>
          </w:rPr>
          <w:t xml:space="preserve">the two methods, with manual extraction being more consistent with the </w:t>
        </w:r>
      </w:ins>
      <w:ins w:id="1917" w:author="Ben Remez" w:date="2025-08-25T21:19:00Z" w16du:dateUtc="2025-08-25T18:19:00Z">
        <w:r w:rsidR="00F30F1B" w:rsidRPr="00314258">
          <w:rPr>
            <w:sz w:val="24"/>
            <w:szCs w:val="24"/>
            <w:rPrChange w:id="1918" w:author="Ben Remez" w:date="2025-08-25T21:44:00Z" w16du:dateUtc="2025-08-25T18:44:00Z">
              <w:rPr/>
            </w:rPrChange>
          </w:rPr>
          <w:t xml:space="preserve">outcomes. </w:t>
        </w:r>
      </w:ins>
      <w:ins w:id="1919" w:author="Ben Remez" w:date="2025-08-25T21:21:00Z" w16du:dateUtc="2025-08-25T18:21:00Z">
        <w:r w:rsidR="00F30F1B" w:rsidRPr="00314258">
          <w:rPr>
            <w:sz w:val="24"/>
            <w:szCs w:val="24"/>
            <w:rPrChange w:id="1920" w:author="Ben Remez" w:date="2025-08-25T21:44:00Z" w16du:dateUtc="2025-08-25T18:44:00Z">
              <w:rPr/>
            </w:rPrChange>
          </w:rPr>
          <w:t xml:space="preserve">As shown in the results </w:t>
        </w:r>
      </w:ins>
      <w:ins w:id="1921" w:author="Ben Remez" w:date="2025-08-25T21:22:00Z" w16du:dateUtc="2025-08-25T18:22:00Z">
        <w:r w:rsidR="00F30F1B" w:rsidRPr="00314258">
          <w:rPr>
            <w:sz w:val="24"/>
            <w:szCs w:val="24"/>
            <w:rPrChange w:id="1922" w:author="Ben Remez" w:date="2025-08-25T21:44:00Z" w16du:dateUtc="2025-08-25T18:44:00Z">
              <w:rPr/>
            </w:rPrChange>
          </w:rPr>
          <w:t>in Table 1, m</w:t>
        </w:r>
      </w:ins>
      <w:ins w:id="1923" w:author="Ben Remez" w:date="2025-08-25T21:19:00Z" w16du:dateUtc="2025-08-25T18:19:00Z">
        <w:r w:rsidR="00F30F1B" w:rsidRPr="00314258">
          <w:rPr>
            <w:sz w:val="24"/>
            <w:szCs w:val="24"/>
            <w:rPrChange w:id="1924" w:author="Ben Remez" w:date="2025-08-25T21:44:00Z" w16du:dateUtc="2025-08-25T18:44:00Z">
              <w:rPr/>
            </w:rPrChange>
          </w:rPr>
          <w:t>anual extraction outperformed the basic RAG across all metrics due to its inherently higher-quality and more relevant documents</w:t>
        </w:r>
      </w:ins>
      <w:ins w:id="1925" w:author="Ben Remez" w:date="2025-08-25T21:51:00Z" w16du:dateUtc="2025-08-25T18:51:00Z">
        <w:r w:rsidR="00A77458">
          <w:rPr>
            <w:sz w:val="24"/>
            <w:szCs w:val="24"/>
          </w:rPr>
          <w:t xml:space="preserve">, with </w:t>
        </w:r>
      </w:ins>
      <w:ins w:id="1926" w:author="Alexander Apartsin" w:date="2025-08-27T11:09:00Z" w16du:dateUtc="2025-08-27T08:09:00Z">
        <w:r w:rsidR="007621AA">
          <w:rPr>
            <w:sz w:val="24"/>
            <w:szCs w:val="24"/>
          </w:rPr>
          <w:t xml:space="preserve">a </w:t>
        </w:r>
      </w:ins>
      <w:ins w:id="1927" w:author="Ben Remez" w:date="2025-08-25T21:51:00Z" w16du:dateUtc="2025-08-25T18:51:00Z">
        <w:r w:rsidR="00A77458">
          <w:rPr>
            <w:sz w:val="24"/>
            <w:szCs w:val="24"/>
          </w:rPr>
          <w:t xml:space="preserve">precision </w:t>
        </w:r>
      </w:ins>
      <w:ins w:id="1928" w:author="Ben Remez" w:date="2025-08-25T21:52:00Z" w16du:dateUtc="2025-08-25T18:52:00Z">
        <w:r w:rsidR="00A77458">
          <w:rPr>
            <w:sz w:val="24"/>
            <w:szCs w:val="24"/>
          </w:rPr>
          <w:t xml:space="preserve">of 23.2%, recall of 38.8%, </w:t>
        </w:r>
      </w:ins>
      <w:ins w:id="1929" w:author="Ben Remez" w:date="2025-08-25T21:53:00Z" w16du:dateUtc="2025-08-25T18:53:00Z">
        <w:r w:rsidR="00A77458">
          <w:rPr>
            <w:sz w:val="24"/>
            <w:szCs w:val="24"/>
          </w:rPr>
          <w:t xml:space="preserve">and an </w:t>
        </w:r>
      </w:ins>
      <w:ins w:id="1930" w:author="Ben Remez" w:date="2025-08-25T21:52:00Z" w16du:dateUtc="2025-08-25T18:52:00Z">
        <w:r w:rsidR="00A77458">
          <w:rPr>
            <w:sz w:val="24"/>
            <w:szCs w:val="24"/>
          </w:rPr>
          <w:t>F1 score of 28.8%</w:t>
        </w:r>
      </w:ins>
      <w:ins w:id="1931" w:author="Ben Remez" w:date="2025-08-25T21:51:00Z" w16du:dateUtc="2025-08-25T18:51:00Z">
        <w:r w:rsidR="00A77458" w:rsidRPr="00A77458">
          <w:rPr>
            <w:sz w:val="24"/>
            <w:szCs w:val="24"/>
          </w:rPr>
          <w:t xml:space="preserve"> </w:t>
        </w:r>
      </w:ins>
      <w:ins w:id="1932" w:author="Ben Remez" w:date="2025-08-25T21:53:00Z" w16du:dateUtc="2025-08-25T18:53:00Z">
        <w:r w:rsidR="00A77458">
          <w:rPr>
            <w:sz w:val="24"/>
            <w:szCs w:val="24"/>
          </w:rPr>
          <w:t xml:space="preserve">for manual extraction vs precision </w:t>
        </w:r>
      </w:ins>
      <w:ins w:id="1933" w:author="Ben Remez" w:date="2025-08-25T21:54:00Z" w16du:dateUtc="2025-08-25T18:54:00Z">
        <w:r w:rsidR="00A77458">
          <w:rPr>
            <w:sz w:val="24"/>
            <w:szCs w:val="24"/>
          </w:rPr>
          <w:t xml:space="preserve">of </w:t>
        </w:r>
        <w:r w:rsidR="00A77458" w:rsidRPr="00A77458">
          <w:rPr>
            <w:sz w:val="24"/>
            <w:szCs w:val="24"/>
          </w:rPr>
          <w:t>22.1</w:t>
        </w:r>
      </w:ins>
      <w:ins w:id="1934" w:author="Ben Remez" w:date="2025-08-25T21:53:00Z" w16du:dateUtc="2025-08-25T18:53:00Z">
        <w:r w:rsidR="00A77458">
          <w:rPr>
            <w:sz w:val="24"/>
            <w:szCs w:val="24"/>
          </w:rPr>
          <w:t>%, recall of 3</w:t>
        </w:r>
      </w:ins>
      <w:ins w:id="1935" w:author="Ben Remez" w:date="2025-08-25T21:54:00Z" w16du:dateUtc="2025-08-25T18:54:00Z">
        <w:r w:rsidR="00A77458">
          <w:rPr>
            <w:sz w:val="24"/>
            <w:szCs w:val="24"/>
          </w:rPr>
          <w:t>7% and an F1 score of 27.5% for RAG.</w:t>
        </w:r>
      </w:ins>
    </w:p>
    <w:p w14:paraId="79C3A35F" w14:textId="273DE1F7" w:rsidR="00F15ECF" w:rsidRPr="00314258" w:rsidRDefault="00F30F1B" w:rsidP="007621AA">
      <w:pPr>
        <w:ind w:left="360"/>
        <w:jc w:val="both"/>
        <w:rPr>
          <w:ins w:id="1936" w:author="Ben Remez" w:date="2025-08-25T21:20:00Z" w16du:dateUtc="2025-08-25T18:20:00Z"/>
          <w:sz w:val="24"/>
          <w:szCs w:val="24"/>
          <w:rPrChange w:id="1937" w:author="Ben Remez" w:date="2025-08-25T21:44:00Z" w16du:dateUtc="2025-08-25T18:44:00Z">
            <w:rPr>
              <w:ins w:id="1938" w:author="Ben Remez" w:date="2025-08-25T21:20:00Z" w16du:dateUtc="2025-08-25T18:20:00Z"/>
            </w:rPr>
          </w:rPrChange>
        </w:rPr>
        <w:pPrChange w:id="1939" w:author="Alexander Apartsin" w:date="2025-08-27T11:09:00Z" w16du:dateUtc="2025-08-27T08:09:00Z">
          <w:pPr>
            <w:ind w:left="360"/>
          </w:pPr>
        </w:pPrChange>
      </w:pPr>
      <w:ins w:id="1940" w:author="Ben Remez" w:date="2025-08-25T21:19:00Z" w16du:dateUtc="2025-08-25T18:19:00Z">
        <w:r w:rsidRPr="00314258">
          <w:rPr>
            <w:sz w:val="24"/>
            <w:szCs w:val="24"/>
            <w:rPrChange w:id="1941" w:author="Ben Remez" w:date="2025-08-25T21:44:00Z" w16du:dateUtc="2025-08-25T18:44:00Z">
              <w:rPr/>
            </w:rPrChange>
          </w:rPr>
          <w:t>Meanwhile</w:t>
        </w:r>
      </w:ins>
      <w:ins w:id="1942" w:author="Ben Remez" w:date="2025-08-25T21:20:00Z" w16du:dateUtc="2025-08-25T18:20:00Z">
        <w:r w:rsidRPr="00314258">
          <w:rPr>
            <w:sz w:val="24"/>
            <w:szCs w:val="24"/>
            <w:rPrChange w:id="1943" w:author="Ben Remez" w:date="2025-08-25T21:44:00Z" w16du:dateUtc="2025-08-25T18:44:00Z">
              <w:rPr/>
            </w:rPrChange>
          </w:rPr>
          <w:t>, the RAG pipeline underperformed because the simplistic querying method failed to capture sufficient context, resulting in less accurate retrievals and weaker forecasting performance.</w:t>
        </w:r>
      </w:ins>
    </w:p>
    <w:p w14:paraId="2F39C5FC" w14:textId="73427685" w:rsidR="00F30F1B" w:rsidRDefault="00F30F1B" w:rsidP="007621AA">
      <w:pPr>
        <w:ind w:left="360"/>
        <w:jc w:val="both"/>
        <w:rPr>
          <w:ins w:id="1944" w:author="Ben Remez" w:date="2025-08-25T23:29:00Z" w16du:dateUtc="2025-08-25T20:29:00Z"/>
          <w:sz w:val="24"/>
          <w:szCs w:val="24"/>
        </w:rPr>
        <w:pPrChange w:id="1945" w:author="Alexander Apartsin" w:date="2025-08-27T11:09:00Z" w16du:dateUtc="2025-08-27T08:09:00Z">
          <w:pPr>
            <w:ind w:left="360"/>
          </w:pPr>
        </w:pPrChange>
      </w:pPr>
      <w:ins w:id="1946" w:author="Ben Remez" w:date="2025-08-25T21:20:00Z" w16du:dateUtc="2025-08-25T18:20:00Z">
        <w:r w:rsidRPr="00314258">
          <w:rPr>
            <w:sz w:val="24"/>
            <w:szCs w:val="24"/>
            <w:rPrChange w:id="1947" w:author="Ben Remez" w:date="2025-08-25T21:44:00Z" w16du:dateUtc="2025-08-25T18:44:00Z">
              <w:rPr/>
            </w:rPrChange>
          </w:rPr>
          <w:t>This baseline established a clear motivation for refining both the indi</w:t>
        </w:r>
      </w:ins>
      <w:ins w:id="1948" w:author="Ben Remez" w:date="2025-08-25T21:21:00Z" w16du:dateUtc="2025-08-25T18:21:00Z">
        <w:r w:rsidRPr="00314258">
          <w:rPr>
            <w:sz w:val="24"/>
            <w:szCs w:val="24"/>
            <w:rPrChange w:id="1949" w:author="Ben Remez" w:date="2025-08-25T21:44:00Z" w16du:dateUtc="2025-08-25T18:44:00Z">
              <w:rPr/>
            </w:rPrChange>
          </w:rPr>
          <w:t>cator generation process and the retrieval infrastructure in subsequent experiments.</w:t>
        </w:r>
      </w:ins>
    </w:p>
    <w:p w14:paraId="735DF95A" w14:textId="26E12216" w:rsidR="00CC3A26" w:rsidRPr="00314258" w:rsidRDefault="00CC3A26" w:rsidP="007621AA">
      <w:pPr>
        <w:ind w:left="360"/>
        <w:jc w:val="both"/>
        <w:rPr>
          <w:sz w:val="24"/>
          <w:szCs w:val="24"/>
          <w:rPrChange w:id="1950" w:author="Ben Remez" w:date="2025-08-25T21:44:00Z" w16du:dateUtc="2025-08-25T18:44:00Z">
            <w:rPr/>
          </w:rPrChange>
        </w:rPr>
        <w:pPrChange w:id="1951" w:author="Alexander Apartsin" w:date="2025-08-27T11:09:00Z" w16du:dateUtc="2025-08-27T08:09:00Z">
          <w:pPr/>
        </w:pPrChange>
      </w:pPr>
      <w:ins w:id="1952" w:author="Ben Remez" w:date="2025-08-25T23:29:00Z" w16du:dateUtc="2025-08-25T20:29:00Z">
        <w:r>
          <w:rPr>
            <w:sz w:val="24"/>
            <w:szCs w:val="24"/>
          </w:rPr>
          <w:t>When compared to M</w:t>
        </w:r>
      </w:ins>
      <w:ins w:id="1953" w:author="Ben Remez" w:date="2025-08-25T23:30:00Z" w16du:dateUtc="2025-08-25T20:30:00Z">
        <w:r>
          <w:rPr>
            <w:sz w:val="24"/>
            <w:szCs w:val="24"/>
          </w:rPr>
          <w:t>IRAI’s results, both manual extraction and early RAG retrieval underperformed substantially, motivating further iterations to close the performance gap.</w:t>
        </w:r>
      </w:ins>
    </w:p>
    <w:tbl>
      <w:tblPr>
        <w:tblStyle w:val="TableGrid"/>
        <w:tblW w:w="0" w:type="auto"/>
        <w:tblLook w:val="04A0" w:firstRow="1" w:lastRow="0" w:firstColumn="1" w:lastColumn="0" w:noHBand="0" w:noVBand="1"/>
      </w:tblPr>
      <w:tblGrid>
        <w:gridCol w:w="2254"/>
        <w:gridCol w:w="2254"/>
        <w:gridCol w:w="2254"/>
        <w:gridCol w:w="2254"/>
      </w:tblGrid>
      <w:tr w:rsidR="00DC4BA6" w:rsidDel="00F30F1B" w14:paraId="35C47BA4" w14:textId="0B0A6392">
        <w:trPr>
          <w:del w:id="1954" w:author="Ben Remez" w:date="2025-08-25T21:22:00Z"/>
        </w:trPr>
        <w:tc>
          <w:tcPr>
            <w:tcW w:w="2254" w:type="dxa"/>
          </w:tcPr>
          <w:p w14:paraId="4CA03802" w14:textId="0A10484D" w:rsidR="00DC4BA6" w:rsidRPr="00DC4BA6" w:rsidDel="00F30F1B" w:rsidRDefault="00DC4BA6" w:rsidP="00DC4BA6">
            <w:pPr>
              <w:rPr>
                <w:del w:id="1955" w:author="Ben Remez" w:date="2025-08-25T21:22:00Z" w16du:dateUtc="2025-08-25T18:22:00Z"/>
                <w:b/>
                <w:bCs/>
                <w:sz w:val="24"/>
                <w:szCs w:val="24"/>
              </w:rPr>
            </w:pPr>
            <w:del w:id="1956" w:author="Ben Remez" w:date="2025-08-25T21:22:00Z" w16du:dateUtc="2025-08-25T18:22:00Z">
              <w:r w:rsidDel="00F30F1B">
                <w:rPr>
                  <w:b/>
                  <w:bCs/>
                  <w:sz w:val="24"/>
                  <w:szCs w:val="24"/>
                </w:rPr>
                <w:delText>Metric</w:delText>
              </w:r>
            </w:del>
          </w:p>
        </w:tc>
        <w:tc>
          <w:tcPr>
            <w:tcW w:w="2254" w:type="dxa"/>
          </w:tcPr>
          <w:p w14:paraId="39918430" w14:textId="30243BDD" w:rsidR="00DC4BA6" w:rsidRPr="00DC4BA6" w:rsidDel="00F30F1B" w:rsidRDefault="00DC4BA6" w:rsidP="00DC4BA6">
            <w:pPr>
              <w:rPr>
                <w:del w:id="1957" w:author="Ben Remez" w:date="2025-08-25T21:22:00Z" w16du:dateUtc="2025-08-25T18:22:00Z"/>
                <w:b/>
                <w:bCs/>
                <w:sz w:val="24"/>
                <w:szCs w:val="24"/>
              </w:rPr>
            </w:pPr>
            <w:del w:id="1958" w:author="Ben Remez" w:date="2025-08-25T21:22:00Z" w16du:dateUtc="2025-08-25T18:22:00Z">
              <w:r w:rsidDel="00F30F1B">
                <w:rPr>
                  <w:b/>
                  <w:bCs/>
                  <w:sz w:val="24"/>
                  <w:szCs w:val="24"/>
                </w:rPr>
                <w:delText>Manual</w:delText>
              </w:r>
            </w:del>
          </w:p>
        </w:tc>
        <w:tc>
          <w:tcPr>
            <w:tcW w:w="2254" w:type="dxa"/>
          </w:tcPr>
          <w:p w14:paraId="1E88E8A7" w14:textId="5DAA52E6" w:rsidR="00DC4BA6" w:rsidRPr="00DC4BA6" w:rsidDel="00F30F1B" w:rsidRDefault="00DC4BA6" w:rsidP="00DC4BA6">
            <w:pPr>
              <w:rPr>
                <w:del w:id="1959" w:author="Ben Remez" w:date="2025-08-25T21:22:00Z" w16du:dateUtc="2025-08-25T18:22:00Z"/>
                <w:b/>
                <w:bCs/>
                <w:sz w:val="24"/>
                <w:szCs w:val="24"/>
              </w:rPr>
            </w:pPr>
            <w:del w:id="1960" w:author="Ben Remez" w:date="2025-08-25T21:22:00Z" w16du:dateUtc="2025-08-25T18:22:00Z">
              <w:r w:rsidDel="00F30F1B">
                <w:rPr>
                  <w:b/>
                  <w:bCs/>
                  <w:sz w:val="24"/>
                  <w:szCs w:val="24"/>
                </w:rPr>
                <w:delText>RAG</w:delText>
              </w:r>
            </w:del>
          </w:p>
        </w:tc>
        <w:tc>
          <w:tcPr>
            <w:tcW w:w="2254" w:type="dxa"/>
          </w:tcPr>
          <w:p w14:paraId="0551FF86" w14:textId="7D2B8E98" w:rsidR="00DC4BA6" w:rsidRPr="00DC4BA6" w:rsidDel="00F30F1B" w:rsidRDefault="00DC4BA6" w:rsidP="00DC4BA6">
            <w:pPr>
              <w:rPr>
                <w:del w:id="1961" w:author="Ben Remez" w:date="2025-08-25T21:22:00Z" w16du:dateUtc="2025-08-25T18:22:00Z"/>
                <w:b/>
                <w:bCs/>
                <w:sz w:val="24"/>
                <w:szCs w:val="24"/>
              </w:rPr>
            </w:pPr>
            <w:del w:id="1962" w:author="Ben Remez" w:date="2025-08-25T21:22:00Z" w16du:dateUtc="2025-08-25T18:22:00Z">
              <w:r w:rsidDel="00F30F1B">
                <w:rPr>
                  <w:b/>
                  <w:bCs/>
                  <w:sz w:val="24"/>
                  <w:szCs w:val="24"/>
                </w:rPr>
                <w:delText>MIRAI</w:delText>
              </w:r>
            </w:del>
          </w:p>
        </w:tc>
      </w:tr>
      <w:tr w:rsidR="00DC4BA6" w:rsidDel="00F30F1B" w14:paraId="17F60875" w14:textId="725AC777">
        <w:trPr>
          <w:del w:id="1963" w:author="Ben Remez" w:date="2025-08-25T21:22:00Z"/>
        </w:trPr>
        <w:tc>
          <w:tcPr>
            <w:tcW w:w="2254" w:type="dxa"/>
          </w:tcPr>
          <w:p w14:paraId="4DC812C0" w14:textId="4A156D93" w:rsidR="00DC4BA6" w:rsidRPr="00DC4BA6" w:rsidDel="00F30F1B" w:rsidRDefault="00DC4BA6" w:rsidP="00DC4BA6">
            <w:pPr>
              <w:rPr>
                <w:del w:id="1964" w:author="Ben Remez" w:date="2025-08-25T21:22:00Z" w16du:dateUtc="2025-08-25T18:22:00Z"/>
                <w:sz w:val="24"/>
                <w:szCs w:val="24"/>
              </w:rPr>
            </w:pPr>
            <w:del w:id="1965" w:author="Ben Remez" w:date="2025-08-25T21:22:00Z" w16du:dateUtc="2025-08-25T18:22:00Z">
              <w:r w:rsidDel="00F30F1B">
                <w:rPr>
                  <w:sz w:val="24"/>
                  <w:szCs w:val="24"/>
                </w:rPr>
                <w:delText>Precision (↑)</w:delText>
              </w:r>
            </w:del>
          </w:p>
        </w:tc>
        <w:tc>
          <w:tcPr>
            <w:tcW w:w="2254" w:type="dxa"/>
          </w:tcPr>
          <w:p w14:paraId="0F84373B" w14:textId="75B25454" w:rsidR="00DC4BA6" w:rsidDel="00F30F1B" w:rsidRDefault="00DC4BA6" w:rsidP="00DC4BA6">
            <w:pPr>
              <w:jc w:val="center"/>
              <w:rPr>
                <w:del w:id="1966" w:author="Ben Remez" w:date="2025-08-25T21:22:00Z" w16du:dateUtc="2025-08-25T18:22:00Z"/>
                <w:sz w:val="24"/>
                <w:szCs w:val="24"/>
              </w:rPr>
            </w:pPr>
            <w:del w:id="1967" w:author="Ben Remez" w:date="2025-08-25T21:22:00Z" w16du:dateUtc="2025-08-25T18:22:00Z">
              <w:r w:rsidDel="00F30F1B">
                <w:rPr>
                  <w:sz w:val="24"/>
                  <w:szCs w:val="24"/>
                </w:rPr>
                <w:delText>23.2 (%)</w:delText>
              </w:r>
            </w:del>
          </w:p>
        </w:tc>
        <w:tc>
          <w:tcPr>
            <w:tcW w:w="2254" w:type="dxa"/>
          </w:tcPr>
          <w:p w14:paraId="5E477FFD" w14:textId="79E5B770" w:rsidR="00DC4BA6" w:rsidDel="00F30F1B" w:rsidRDefault="00DC4BA6" w:rsidP="00DC4BA6">
            <w:pPr>
              <w:jc w:val="center"/>
              <w:rPr>
                <w:del w:id="1968" w:author="Ben Remez" w:date="2025-08-25T21:22:00Z" w16du:dateUtc="2025-08-25T18:22:00Z"/>
                <w:sz w:val="24"/>
                <w:szCs w:val="24"/>
              </w:rPr>
            </w:pPr>
            <w:del w:id="1969" w:author="Ben Remez" w:date="2025-08-25T21:22:00Z" w16du:dateUtc="2025-08-25T18:22:00Z">
              <w:r w:rsidDel="00F30F1B">
                <w:rPr>
                  <w:sz w:val="24"/>
                  <w:szCs w:val="24"/>
                </w:rPr>
                <w:delText>22.1 (%)</w:delText>
              </w:r>
            </w:del>
          </w:p>
        </w:tc>
        <w:tc>
          <w:tcPr>
            <w:tcW w:w="2254" w:type="dxa"/>
          </w:tcPr>
          <w:p w14:paraId="7805F788" w14:textId="34065795" w:rsidR="00DC4BA6" w:rsidDel="00F30F1B" w:rsidRDefault="00872041" w:rsidP="00DC4BA6">
            <w:pPr>
              <w:jc w:val="center"/>
              <w:rPr>
                <w:del w:id="1970" w:author="Ben Remez" w:date="2025-08-25T21:22:00Z" w16du:dateUtc="2025-08-25T18:22:00Z"/>
                <w:sz w:val="24"/>
                <w:szCs w:val="24"/>
              </w:rPr>
            </w:pPr>
            <w:del w:id="1971" w:author="Ben Remez" w:date="2025-08-25T21:22:00Z" w16du:dateUtc="2025-08-25T18:22:00Z">
              <w:r w:rsidDel="00F30F1B">
                <w:rPr>
                  <w:sz w:val="24"/>
                  <w:szCs w:val="24"/>
                </w:rPr>
                <w:delText>47.6 (%)</w:delText>
              </w:r>
            </w:del>
          </w:p>
        </w:tc>
      </w:tr>
      <w:tr w:rsidR="00DC4BA6" w:rsidDel="00F30F1B" w14:paraId="510C6255" w14:textId="41FD0522">
        <w:trPr>
          <w:del w:id="1972" w:author="Ben Remez" w:date="2025-08-25T21:22:00Z"/>
        </w:trPr>
        <w:tc>
          <w:tcPr>
            <w:tcW w:w="2254" w:type="dxa"/>
          </w:tcPr>
          <w:p w14:paraId="54AF2148" w14:textId="510329EE" w:rsidR="00DC4BA6" w:rsidDel="00F30F1B" w:rsidRDefault="00DC4BA6" w:rsidP="00DC4BA6">
            <w:pPr>
              <w:rPr>
                <w:del w:id="1973" w:author="Ben Remez" w:date="2025-08-25T21:22:00Z" w16du:dateUtc="2025-08-25T18:22:00Z"/>
                <w:sz w:val="24"/>
                <w:szCs w:val="24"/>
              </w:rPr>
            </w:pPr>
            <w:del w:id="1974" w:author="Ben Remez" w:date="2025-08-25T21:22:00Z" w16du:dateUtc="2025-08-25T18:22:00Z">
              <w:r w:rsidDel="00F30F1B">
                <w:rPr>
                  <w:sz w:val="24"/>
                  <w:szCs w:val="24"/>
                </w:rPr>
                <w:delText>Recall (↑)</w:delText>
              </w:r>
            </w:del>
          </w:p>
        </w:tc>
        <w:tc>
          <w:tcPr>
            <w:tcW w:w="2254" w:type="dxa"/>
          </w:tcPr>
          <w:p w14:paraId="5D9CAA82" w14:textId="364A2992" w:rsidR="00DC4BA6" w:rsidDel="00F30F1B" w:rsidRDefault="00DC4BA6" w:rsidP="00DC4BA6">
            <w:pPr>
              <w:jc w:val="center"/>
              <w:rPr>
                <w:del w:id="1975" w:author="Ben Remez" w:date="2025-08-25T21:22:00Z" w16du:dateUtc="2025-08-25T18:22:00Z"/>
                <w:sz w:val="24"/>
                <w:szCs w:val="24"/>
              </w:rPr>
            </w:pPr>
            <w:del w:id="1976" w:author="Ben Remez" w:date="2025-08-25T21:22:00Z" w16du:dateUtc="2025-08-25T18:22:00Z">
              <w:r w:rsidDel="00F30F1B">
                <w:rPr>
                  <w:sz w:val="24"/>
                  <w:szCs w:val="24"/>
                </w:rPr>
                <w:delText>38.8 (%)</w:delText>
              </w:r>
            </w:del>
          </w:p>
        </w:tc>
        <w:tc>
          <w:tcPr>
            <w:tcW w:w="2254" w:type="dxa"/>
          </w:tcPr>
          <w:p w14:paraId="5E4637E2" w14:textId="1274DF95" w:rsidR="00DC4BA6" w:rsidDel="00F30F1B" w:rsidRDefault="00DC4BA6" w:rsidP="00DC4BA6">
            <w:pPr>
              <w:jc w:val="center"/>
              <w:rPr>
                <w:del w:id="1977" w:author="Ben Remez" w:date="2025-08-25T21:22:00Z" w16du:dateUtc="2025-08-25T18:22:00Z"/>
                <w:sz w:val="24"/>
                <w:szCs w:val="24"/>
              </w:rPr>
            </w:pPr>
            <w:del w:id="1978" w:author="Ben Remez" w:date="2025-08-25T21:22:00Z" w16du:dateUtc="2025-08-25T18:22:00Z">
              <w:r w:rsidDel="00F30F1B">
                <w:rPr>
                  <w:sz w:val="24"/>
                  <w:szCs w:val="24"/>
                </w:rPr>
                <w:delText>37 (%)</w:delText>
              </w:r>
            </w:del>
          </w:p>
        </w:tc>
        <w:tc>
          <w:tcPr>
            <w:tcW w:w="2254" w:type="dxa"/>
          </w:tcPr>
          <w:p w14:paraId="46DAC034" w14:textId="4FE93E04" w:rsidR="00DC4BA6" w:rsidDel="00F30F1B" w:rsidRDefault="00872041" w:rsidP="00DC4BA6">
            <w:pPr>
              <w:jc w:val="center"/>
              <w:rPr>
                <w:del w:id="1979" w:author="Ben Remez" w:date="2025-08-25T21:22:00Z" w16du:dateUtc="2025-08-25T18:22:00Z"/>
                <w:sz w:val="24"/>
                <w:szCs w:val="24"/>
              </w:rPr>
            </w:pPr>
            <w:del w:id="1980" w:author="Ben Remez" w:date="2025-08-25T21:22:00Z" w16du:dateUtc="2025-08-25T18:22:00Z">
              <w:r w:rsidDel="00F30F1B">
                <w:rPr>
                  <w:sz w:val="24"/>
                  <w:szCs w:val="24"/>
                </w:rPr>
                <w:delText>58.3 (%)</w:delText>
              </w:r>
            </w:del>
          </w:p>
        </w:tc>
      </w:tr>
      <w:tr w:rsidR="00DC4BA6" w:rsidDel="00F30F1B" w14:paraId="65202D31" w14:textId="2E964F3A">
        <w:trPr>
          <w:del w:id="1981" w:author="Ben Remez" w:date="2025-08-25T21:22:00Z"/>
        </w:trPr>
        <w:tc>
          <w:tcPr>
            <w:tcW w:w="2254" w:type="dxa"/>
          </w:tcPr>
          <w:p w14:paraId="63252FBE" w14:textId="6EEB027C" w:rsidR="00DC4BA6" w:rsidDel="00F30F1B" w:rsidRDefault="00DC4BA6" w:rsidP="00DC4BA6">
            <w:pPr>
              <w:rPr>
                <w:del w:id="1982" w:author="Ben Remez" w:date="2025-08-25T21:22:00Z" w16du:dateUtc="2025-08-25T18:22:00Z"/>
                <w:sz w:val="24"/>
                <w:szCs w:val="24"/>
              </w:rPr>
            </w:pPr>
            <w:del w:id="1983" w:author="Ben Remez" w:date="2025-08-25T21:22:00Z" w16du:dateUtc="2025-08-25T18:22:00Z">
              <w:r w:rsidDel="00F30F1B">
                <w:rPr>
                  <w:sz w:val="24"/>
                  <w:szCs w:val="24"/>
                </w:rPr>
                <w:delText>F1 Score (↑)</w:delText>
              </w:r>
            </w:del>
          </w:p>
        </w:tc>
        <w:tc>
          <w:tcPr>
            <w:tcW w:w="2254" w:type="dxa"/>
          </w:tcPr>
          <w:p w14:paraId="24A57633" w14:textId="364DEE61" w:rsidR="00DC4BA6" w:rsidDel="00F30F1B" w:rsidRDefault="00DC4BA6" w:rsidP="00DC4BA6">
            <w:pPr>
              <w:jc w:val="center"/>
              <w:rPr>
                <w:del w:id="1984" w:author="Ben Remez" w:date="2025-08-25T21:22:00Z" w16du:dateUtc="2025-08-25T18:22:00Z"/>
                <w:sz w:val="24"/>
                <w:szCs w:val="24"/>
              </w:rPr>
            </w:pPr>
            <w:del w:id="1985" w:author="Ben Remez" w:date="2025-08-25T21:22:00Z" w16du:dateUtc="2025-08-25T18:22:00Z">
              <w:r w:rsidDel="00F30F1B">
                <w:rPr>
                  <w:sz w:val="24"/>
                  <w:szCs w:val="24"/>
                </w:rPr>
                <w:delText>28.8 (%)</w:delText>
              </w:r>
            </w:del>
          </w:p>
        </w:tc>
        <w:tc>
          <w:tcPr>
            <w:tcW w:w="2254" w:type="dxa"/>
          </w:tcPr>
          <w:p w14:paraId="7AB444C3" w14:textId="4366BCC1" w:rsidR="00DC4BA6" w:rsidDel="00F30F1B" w:rsidRDefault="00DC4BA6" w:rsidP="00DC4BA6">
            <w:pPr>
              <w:jc w:val="center"/>
              <w:rPr>
                <w:del w:id="1986" w:author="Ben Remez" w:date="2025-08-25T21:22:00Z" w16du:dateUtc="2025-08-25T18:22:00Z"/>
                <w:sz w:val="24"/>
                <w:szCs w:val="24"/>
              </w:rPr>
            </w:pPr>
            <w:del w:id="1987" w:author="Ben Remez" w:date="2025-08-25T21:22:00Z" w16du:dateUtc="2025-08-25T18:22:00Z">
              <w:r w:rsidDel="00F30F1B">
                <w:rPr>
                  <w:sz w:val="24"/>
                  <w:szCs w:val="24"/>
                </w:rPr>
                <w:delText>27.5 (%)</w:delText>
              </w:r>
            </w:del>
          </w:p>
        </w:tc>
        <w:tc>
          <w:tcPr>
            <w:tcW w:w="2254" w:type="dxa"/>
          </w:tcPr>
          <w:p w14:paraId="70BEDC8E" w14:textId="37255763" w:rsidR="00DC4BA6" w:rsidDel="00F30F1B" w:rsidRDefault="00872041" w:rsidP="00DC4BA6">
            <w:pPr>
              <w:jc w:val="center"/>
              <w:rPr>
                <w:del w:id="1988" w:author="Ben Remez" w:date="2025-08-25T21:22:00Z" w16du:dateUtc="2025-08-25T18:22:00Z"/>
                <w:sz w:val="24"/>
                <w:szCs w:val="24"/>
              </w:rPr>
            </w:pPr>
            <w:del w:id="1989" w:author="Ben Remez" w:date="2025-08-25T21:22:00Z" w16du:dateUtc="2025-08-25T18:22:00Z">
              <w:r w:rsidDel="00F30F1B">
                <w:rPr>
                  <w:sz w:val="24"/>
                  <w:szCs w:val="24"/>
                </w:rPr>
                <w:delText>44.2 (%)</w:delText>
              </w:r>
            </w:del>
          </w:p>
        </w:tc>
      </w:tr>
      <w:tr w:rsidR="00DC4BA6" w:rsidDel="00F30F1B" w14:paraId="42FA169D" w14:textId="1CED4B50">
        <w:trPr>
          <w:del w:id="1990" w:author="Ben Remez" w:date="2025-08-25T21:22:00Z"/>
        </w:trPr>
        <w:tc>
          <w:tcPr>
            <w:tcW w:w="2254" w:type="dxa"/>
          </w:tcPr>
          <w:p w14:paraId="1E72A983" w14:textId="1EFBC62B" w:rsidR="00DC4BA6" w:rsidDel="00F30F1B" w:rsidRDefault="00DC4BA6" w:rsidP="00DC4BA6">
            <w:pPr>
              <w:rPr>
                <w:del w:id="1991" w:author="Ben Remez" w:date="2025-08-25T21:22:00Z" w16du:dateUtc="2025-08-25T18:22:00Z"/>
                <w:sz w:val="24"/>
                <w:szCs w:val="24"/>
              </w:rPr>
            </w:pPr>
            <w:del w:id="1992" w:author="Ben Remez" w:date="2025-08-25T21:22:00Z" w16du:dateUtc="2025-08-25T18:22:00Z">
              <w:r w:rsidDel="00F30F1B">
                <w:rPr>
                  <w:sz w:val="24"/>
                  <w:szCs w:val="24"/>
                </w:rPr>
                <w:delText>KL Divergence (↓)</w:delText>
              </w:r>
            </w:del>
          </w:p>
        </w:tc>
        <w:tc>
          <w:tcPr>
            <w:tcW w:w="2254" w:type="dxa"/>
          </w:tcPr>
          <w:p w14:paraId="2FDDD1F8" w14:textId="38F1E5A6" w:rsidR="00DC4BA6" w:rsidDel="00F30F1B" w:rsidRDefault="00DC4BA6" w:rsidP="00DC4BA6">
            <w:pPr>
              <w:jc w:val="center"/>
              <w:rPr>
                <w:del w:id="1993" w:author="Ben Remez" w:date="2025-08-25T21:22:00Z" w16du:dateUtc="2025-08-25T18:22:00Z"/>
                <w:sz w:val="24"/>
                <w:szCs w:val="24"/>
              </w:rPr>
            </w:pPr>
            <w:del w:id="1994" w:author="Ben Remez" w:date="2025-08-25T21:22:00Z" w16du:dateUtc="2025-08-25T18:22:00Z">
              <w:r w:rsidDel="00F30F1B">
                <w:rPr>
                  <w:sz w:val="24"/>
                  <w:szCs w:val="24"/>
                </w:rPr>
                <w:delText>10.645</w:delText>
              </w:r>
            </w:del>
          </w:p>
        </w:tc>
        <w:tc>
          <w:tcPr>
            <w:tcW w:w="2254" w:type="dxa"/>
          </w:tcPr>
          <w:p w14:paraId="6BCCE697" w14:textId="3815FF7A" w:rsidR="00DC4BA6" w:rsidDel="00F30F1B" w:rsidRDefault="00DC4BA6" w:rsidP="00DC4BA6">
            <w:pPr>
              <w:jc w:val="center"/>
              <w:rPr>
                <w:del w:id="1995" w:author="Ben Remez" w:date="2025-08-25T21:22:00Z" w16du:dateUtc="2025-08-25T18:22:00Z"/>
                <w:sz w:val="24"/>
                <w:szCs w:val="24"/>
              </w:rPr>
            </w:pPr>
            <w:del w:id="1996" w:author="Ben Remez" w:date="2025-08-25T21:22:00Z" w16du:dateUtc="2025-08-25T18:22:00Z">
              <w:r w:rsidDel="00F30F1B">
                <w:rPr>
                  <w:sz w:val="24"/>
                  <w:szCs w:val="24"/>
                </w:rPr>
                <w:delText>10.643</w:delText>
              </w:r>
            </w:del>
          </w:p>
        </w:tc>
        <w:tc>
          <w:tcPr>
            <w:tcW w:w="2254" w:type="dxa"/>
          </w:tcPr>
          <w:p w14:paraId="2EB72458" w14:textId="1AB4960E" w:rsidR="00DC4BA6" w:rsidDel="00F30F1B" w:rsidRDefault="00872041" w:rsidP="00DC4BA6">
            <w:pPr>
              <w:jc w:val="center"/>
              <w:rPr>
                <w:del w:id="1997" w:author="Ben Remez" w:date="2025-08-25T21:22:00Z" w16du:dateUtc="2025-08-25T18:22:00Z"/>
                <w:sz w:val="24"/>
                <w:szCs w:val="24"/>
              </w:rPr>
            </w:pPr>
            <w:del w:id="1998" w:author="Ben Remez" w:date="2025-08-25T21:22:00Z" w16du:dateUtc="2025-08-25T18:22:00Z">
              <w:r w:rsidDel="00F30F1B">
                <w:rPr>
                  <w:sz w:val="24"/>
                  <w:szCs w:val="24"/>
                </w:rPr>
                <w:delText>5.9</w:delText>
              </w:r>
            </w:del>
          </w:p>
        </w:tc>
      </w:tr>
    </w:tbl>
    <w:p w14:paraId="65F149C2" w14:textId="79B0191F" w:rsidR="00872041" w:rsidDel="00F30F1B" w:rsidRDefault="00872041" w:rsidP="00872041">
      <w:pPr>
        <w:jc w:val="center"/>
        <w:rPr>
          <w:del w:id="1999" w:author="Ben Remez" w:date="2025-08-25T21:22:00Z" w16du:dateUtc="2025-08-25T18:22:00Z"/>
          <w:i/>
          <w:iCs/>
          <w:sz w:val="24"/>
          <w:szCs w:val="24"/>
        </w:rPr>
      </w:pPr>
      <w:del w:id="2000" w:author="Ben Remez" w:date="2025-08-25T21:22:00Z" w16du:dateUtc="2025-08-25T18:22:00Z">
        <w:r w:rsidRPr="00DE5041" w:rsidDel="00F30F1B">
          <w:rPr>
            <w:b/>
            <w:bCs/>
            <w:i/>
            <w:iCs/>
            <w:sz w:val="24"/>
            <w:szCs w:val="24"/>
            <w:rPrChange w:id="2001" w:author="Ben Remez" w:date="2025-08-25T11:56:00Z" w16du:dateUtc="2025-08-25T08:56:00Z">
              <w:rPr>
                <w:b/>
                <w:bCs/>
                <w:sz w:val="24"/>
                <w:szCs w:val="24"/>
              </w:rPr>
            </w:rPrChange>
          </w:rPr>
          <w:delText xml:space="preserve">Table 1: </w:delText>
        </w:r>
        <w:r w:rsidRPr="00DE5041" w:rsidDel="00F30F1B">
          <w:rPr>
            <w:i/>
            <w:iCs/>
            <w:sz w:val="24"/>
            <w:szCs w:val="24"/>
            <w:rPrChange w:id="2002" w:author="Ben Remez" w:date="2025-08-25T11:56:00Z" w16du:dateUtc="2025-08-25T08:56:00Z">
              <w:rPr>
                <w:sz w:val="24"/>
                <w:szCs w:val="24"/>
              </w:rPr>
            </w:rPrChange>
          </w:rPr>
          <w:delText>A table displaying the results of the experiment vs the results from MIRAI [31]</w:delText>
        </w:r>
      </w:del>
    </w:p>
    <w:p w14:paraId="02D1D0EE" w14:textId="0C38DE69" w:rsidR="00F30F1B" w:rsidRDefault="00F30F1B" w:rsidP="00F30F1B">
      <w:pPr>
        <w:pStyle w:val="Heading2"/>
        <w:numPr>
          <w:ilvl w:val="1"/>
          <w:numId w:val="14"/>
        </w:numPr>
        <w:rPr>
          <w:ins w:id="2003" w:author="Ben Remez" w:date="2025-08-25T21:23:00Z" w16du:dateUtc="2025-08-25T18:23:00Z"/>
        </w:rPr>
      </w:pPr>
      <w:bookmarkStart w:id="2004" w:name="_Toc207062985"/>
      <w:ins w:id="2005" w:author="Ben Remez" w:date="2025-08-25T21:23:00Z" w16du:dateUtc="2025-08-25T18:23:00Z">
        <w:del w:id="2006" w:author="Alexander Apartsin" w:date="2025-08-27T11:10:00Z" w16du:dateUtc="2025-08-27T08:10:00Z">
          <w:r w:rsidDel="007621AA">
            <w:delText>Results</w:delText>
          </w:r>
        </w:del>
      </w:ins>
      <w:ins w:id="2007" w:author="Alexander Apartsin" w:date="2025-08-27T11:22:00Z" w16du:dateUtc="2025-08-27T08:22:00Z">
        <w:r w:rsidR="002E0357">
          <w:t>Results</w:t>
        </w:r>
      </w:ins>
      <w:ins w:id="2008" w:author="Ben Remez" w:date="2025-08-25T21:23:00Z" w16du:dateUtc="2025-08-25T18:23:00Z">
        <w:r>
          <w:t xml:space="preserve"> After Fine-Tuned Indicators</w:t>
        </w:r>
        <w:bookmarkEnd w:id="2004"/>
      </w:ins>
    </w:p>
    <w:p w14:paraId="172CD7A6" w14:textId="1FE22243" w:rsidR="00143332" w:rsidRPr="00314258" w:rsidRDefault="00143332" w:rsidP="007621AA">
      <w:pPr>
        <w:ind w:left="360" w:firstLine="360"/>
        <w:jc w:val="both"/>
        <w:rPr>
          <w:ins w:id="2009" w:author="Ben Remez" w:date="2025-08-25T21:37:00Z" w16du:dateUtc="2025-08-25T18:37:00Z"/>
          <w:sz w:val="24"/>
          <w:szCs w:val="24"/>
          <w:rPrChange w:id="2010" w:author="Ben Remez" w:date="2025-08-25T21:44:00Z" w16du:dateUtc="2025-08-25T18:44:00Z">
            <w:rPr>
              <w:ins w:id="2011" w:author="Ben Remez" w:date="2025-08-25T21:37:00Z" w16du:dateUtc="2025-08-25T18:37:00Z"/>
            </w:rPr>
          </w:rPrChange>
        </w:rPr>
        <w:pPrChange w:id="2012" w:author="Alexander Apartsin" w:date="2025-08-27T11:10:00Z" w16du:dateUtc="2025-08-27T08:10:00Z">
          <w:pPr>
            <w:ind w:left="360"/>
          </w:pPr>
        </w:pPrChange>
      </w:pPr>
      <w:ins w:id="2013" w:author="Ben Remez" w:date="2025-08-25T21:37:00Z" w16du:dateUtc="2025-08-25T18:37:00Z">
        <w:r w:rsidRPr="00314258">
          <w:rPr>
            <w:sz w:val="24"/>
            <w:szCs w:val="24"/>
            <w:rPrChange w:id="2014" w:author="Ben Remez" w:date="2025-08-25T21:44:00Z" w16du:dateUtc="2025-08-25T18:44:00Z">
              <w:rPr/>
            </w:rPrChange>
          </w:rPr>
          <w:t>The introduction of the fine-tuned indicator generation prompt marked a significant improvement over the initial experiment. In the baseline setup, both manual extraction and the early, basic RAG retrieval struggled with limited relevance and inconsistent coverage. By refining the indicator generation process, the system produced more balanced and contextually aligned signals, enabling more accurate classification of relationships between countries.</w:t>
        </w:r>
      </w:ins>
    </w:p>
    <w:p w14:paraId="7D76E47E" w14:textId="10ABAC7F" w:rsidR="00143332" w:rsidRPr="00314258" w:rsidRDefault="00143332" w:rsidP="007621AA">
      <w:pPr>
        <w:ind w:left="360"/>
        <w:jc w:val="both"/>
        <w:rPr>
          <w:ins w:id="2015" w:author="Ben Remez" w:date="2025-08-25T21:39:00Z" w16du:dateUtc="2025-08-25T18:39:00Z"/>
          <w:sz w:val="24"/>
          <w:szCs w:val="24"/>
          <w:rPrChange w:id="2016" w:author="Ben Remez" w:date="2025-08-25T21:44:00Z" w16du:dateUtc="2025-08-25T18:44:00Z">
            <w:rPr>
              <w:ins w:id="2017" w:author="Ben Remez" w:date="2025-08-25T21:39:00Z" w16du:dateUtc="2025-08-25T18:39:00Z"/>
            </w:rPr>
          </w:rPrChange>
        </w:rPr>
        <w:pPrChange w:id="2018" w:author="Alexander Apartsin" w:date="2025-08-27T11:10:00Z" w16du:dateUtc="2025-08-27T08:10:00Z">
          <w:pPr>
            <w:ind w:left="360"/>
          </w:pPr>
        </w:pPrChange>
      </w:pPr>
      <w:ins w:id="2019" w:author="Ben Remez" w:date="2025-08-25T21:38:00Z" w16du:dateUtc="2025-08-25T18:38:00Z">
        <w:r w:rsidRPr="00314258">
          <w:rPr>
            <w:sz w:val="24"/>
            <w:szCs w:val="24"/>
            <w:rPrChange w:id="2020" w:author="Ben Remez" w:date="2025-08-25T21:44:00Z" w16du:dateUtc="2025-08-25T18:44:00Z">
              <w:rPr/>
            </w:rPrChange>
          </w:rPr>
          <w:t xml:space="preserve">Compared to the initial experiment, the RAG retrieval pipeline showed the </w:t>
        </w:r>
        <w:del w:id="2021" w:author="Alexander Apartsin" w:date="2025-08-27T11:22:00Z" w16du:dateUtc="2025-08-27T08:22:00Z">
          <w:r w:rsidRPr="00314258" w:rsidDel="002E0357">
            <w:rPr>
              <w:sz w:val="24"/>
              <w:szCs w:val="24"/>
              <w:rPrChange w:id="2022" w:author="Ben Remez" w:date="2025-08-25T21:44:00Z" w16du:dateUtc="2025-08-25T18:44:00Z">
                <w:rPr/>
              </w:rPrChange>
            </w:rPr>
            <w:delText>largest</w:delText>
          </w:r>
        </w:del>
      </w:ins>
      <w:ins w:id="2023" w:author="Alexander Apartsin" w:date="2025-08-27T11:22:00Z" w16du:dateUtc="2025-08-27T08:22:00Z">
        <w:r w:rsidR="002E0357">
          <w:rPr>
            <w:sz w:val="24"/>
            <w:szCs w:val="24"/>
          </w:rPr>
          <w:t>most significant</w:t>
        </w:r>
      </w:ins>
      <w:ins w:id="2024" w:author="Ben Remez" w:date="2025-08-25T21:38:00Z" w16du:dateUtc="2025-08-25T18:38:00Z">
        <w:r w:rsidRPr="00314258">
          <w:rPr>
            <w:sz w:val="24"/>
            <w:szCs w:val="24"/>
            <w:rPrChange w:id="2025" w:author="Ben Remez" w:date="2025-08-25T21:44:00Z" w16du:dateUtc="2025-08-25T18:44:00Z">
              <w:rPr/>
            </w:rPrChange>
          </w:rPr>
          <w:t xml:space="preserve"> gains. Early RAG, which relied solely on simple keyword-based country queries, delivered a precision of 22.1% and an F1 score of 27.5%. After introducing </w:t>
        </w:r>
        <w:r w:rsidRPr="00314258">
          <w:rPr>
            <w:sz w:val="24"/>
            <w:szCs w:val="24"/>
            <w:rPrChange w:id="2026" w:author="Ben Remez" w:date="2025-08-25T21:44:00Z" w16du:dateUtc="2025-08-25T18:44:00Z">
              <w:rPr/>
            </w:rPrChange>
          </w:rPr>
          <w:lastRenderedPageBreak/>
          <w:t>the improved infrastructure with metadata-driven retrieval, MMR re-ranking, RRF fusion, and time-decay weighting (α = 0.015 over a 30-day window), RAG Improved achieved a precision of 51.4% and an F1 score of 34.7%, nearly doubling performance in key metrics</w:t>
        </w:r>
      </w:ins>
      <w:ins w:id="2027" w:author="Ben Remez" w:date="2025-08-25T21:39:00Z" w16du:dateUtc="2025-08-25T18:39:00Z">
        <w:r w:rsidRPr="00314258">
          <w:rPr>
            <w:sz w:val="24"/>
            <w:szCs w:val="24"/>
            <w:rPrChange w:id="2028" w:author="Ben Remez" w:date="2025-08-25T21:44:00Z" w16du:dateUtc="2025-08-25T18:44:00Z">
              <w:rPr/>
            </w:rPrChange>
          </w:rPr>
          <w:t xml:space="preserve"> while also showing increased accuracy (45% vs. 53% after enhancements)</w:t>
        </w:r>
      </w:ins>
      <w:ins w:id="2029" w:author="Ben Remez" w:date="2025-08-25T21:38:00Z" w16du:dateUtc="2025-08-25T18:38:00Z">
        <w:r w:rsidRPr="00314258">
          <w:rPr>
            <w:sz w:val="24"/>
            <w:szCs w:val="24"/>
            <w:rPrChange w:id="2030" w:author="Ben Remez" w:date="2025-08-25T21:44:00Z" w16du:dateUtc="2025-08-25T18:44:00Z">
              <w:rPr/>
            </w:rPrChange>
          </w:rPr>
          <w:t>.</w:t>
        </w:r>
      </w:ins>
    </w:p>
    <w:p w14:paraId="0C84FF27" w14:textId="1D796A2F" w:rsidR="00314258" w:rsidRDefault="00314258" w:rsidP="007621AA">
      <w:pPr>
        <w:ind w:left="360"/>
        <w:jc w:val="both"/>
        <w:rPr>
          <w:ins w:id="2031" w:author="Ben Remez" w:date="2025-08-25T22:08:00Z" w16du:dateUtc="2025-08-25T19:08:00Z"/>
          <w:sz w:val="24"/>
          <w:szCs w:val="24"/>
        </w:rPr>
        <w:pPrChange w:id="2032" w:author="Alexander Apartsin" w:date="2025-08-27T11:10:00Z" w16du:dateUtc="2025-08-27T08:10:00Z">
          <w:pPr>
            <w:ind w:left="360"/>
          </w:pPr>
        </w:pPrChange>
      </w:pPr>
      <w:ins w:id="2033" w:author="Ben Remez" w:date="2025-08-25T21:40:00Z" w16du:dateUtc="2025-08-25T18:40:00Z">
        <w:r w:rsidRPr="00314258">
          <w:rPr>
            <w:sz w:val="24"/>
            <w:szCs w:val="24"/>
            <w:rPrChange w:id="2034" w:author="Ben Remez" w:date="2025-08-25T21:44:00Z" w16du:dateUtc="2025-08-25T18:44:00Z">
              <w:rPr/>
            </w:rPrChange>
          </w:rPr>
          <w:t xml:space="preserve">Similarly, manual extraction with fine-tuned indicators (Manual FT in </w:t>
        </w:r>
        <w:del w:id="2035" w:author="Alexander Apartsin" w:date="2025-08-27T11:11:00Z" w16du:dateUtc="2025-08-27T08:11:00Z">
          <w:r w:rsidRPr="00314258" w:rsidDel="007621AA">
            <w:rPr>
              <w:sz w:val="24"/>
              <w:szCs w:val="24"/>
              <w:rPrChange w:id="2036" w:author="Ben Remez" w:date="2025-08-25T21:44:00Z" w16du:dateUtc="2025-08-25T18:44:00Z">
                <w:rPr/>
              </w:rPrChange>
            </w:rPr>
            <w:delText>table</w:delText>
          </w:r>
        </w:del>
      </w:ins>
      <w:ins w:id="2037" w:author="Alexander Apartsin" w:date="2025-08-27T11:11:00Z" w16du:dateUtc="2025-08-27T08:11:00Z">
        <w:r w:rsidR="007621AA">
          <w:rPr>
            <w:sz w:val="24"/>
            <w:szCs w:val="24"/>
          </w:rPr>
          <w:t>Table</w:t>
        </w:r>
      </w:ins>
      <w:ins w:id="2038" w:author="Ben Remez" w:date="2025-08-25T21:40:00Z" w16du:dateUtc="2025-08-25T18:40:00Z">
        <w:r w:rsidRPr="00314258">
          <w:rPr>
            <w:sz w:val="24"/>
            <w:szCs w:val="24"/>
            <w:rPrChange w:id="2039" w:author="Ben Remez" w:date="2025-08-25T21:44:00Z" w16du:dateUtc="2025-08-25T18:44:00Z">
              <w:rPr/>
            </w:rPrChange>
          </w:rPr>
          <w:t xml:space="preserve"> 1) also benefited from the refined signals, improving to a precision of 50.4% and an F1 score of 33.3%. </w:t>
        </w:r>
      </w:ins>
      <w:ins w:id="2040" w:author="Ben Remez" w:date="2025-08-25T21:42:00Z" w16du:dateUtc="2025-08-25T18:42:00Z">
        <w:r w:rsidRPr="00314258">
          <w:rPr>
            <w:sz w:val="24"/>
            <w:szCs w:val="24"/>
            <w:rPrChange w:id="2041" w:author="Ben Remez" w:date="2025-08-25T21:44:00Z" w16du:dateUtc="2025-08-25T18:44:00Z">
              <w:rPr/>
            </w:rPrChange>
          </w:rPr>
          <w:t>Overall</w:t>
        </w:r>
      </w:ins>
      <w:ins w:id="2042" w:author="Ben Remez" w:date="2025-08-25T21:40:00Z" w16du:dateUtc="2025-08-25T18:40:00Z">
        <w:r w:rsidRPr="00314258">
          <w:rPr>
            <w:sz w:val="24"/>
            <w:szCs w:val="24"/>
            <w:rPrChange w:id="2043" w:author="Ben Remez" w:date="2025-08-25T21:44:00Z" w16du:dateUtc="2025-08-25T18:44:00Z">
              <w:rPr/>
            </w:rPrChange>
          </w:rPr>
          <w:t>, when comparing the two, ‘RAG Improved’ slightly outperformed ‘Manual FT’ across most metrics</w:t>
        </w:r>
      </w:ins>
      <w:ins w:id="2044" w:author="Ben Remez" w:date="2025-08-25T21:41:00Z" w16du:dateUtc="2025-08-25T18:41:00Z">
        <w:r w:rsidRPr="00314258">
          <w:rPr>
            <w:sz w:val="24"/>
            <w:szCs w:val="24"/>
            <w:rPrChange w:id="2045" w:author="Ben Remez" w:date="2025-08-25T21:44:00Z" w16du:dateUtc="2025-08-25T18:44:00Z">
              <w:rPr/>
            </w:rPrChange>
          </w:rPr>
          <w:t>.</w:t>
        </w:r>
      </w:ins>
    </w:p>
    <w:p w14:paraId="1F8CB1C0" w14:textId="6571FD74" w:rsidR="00DD5666" w:rsidRDefault="00DD5666" w:rsidP="007621AA">
      <w:pPr>
        <w:ind w:left="360"/>
        <w:jc w:val="both"/>
        <w:rPr>
          <w:ins w:id="2046" w:author="Ben Remez" w:date="2025-08-25T22:10:00Z" w16du:dateUtc="2025-08-25T19:10:00Z"/>
          <w:sz w:val="24"/>
          <w:szCs w:val="24"/>
        </w:rPr>
        <w:pPrChange w:id="2047" w:author="Alexander Apartsin" w:date="2025-08-27T11:10:00Z" w16du:dateUtc="2025-08-27T08:10:00Z">
          <w:pPr>
            <w:ind w:left="360"/>
          </w:pPr>
        </w:pPrChange>
      </w:pPr>
      <w:ins w:id="2048" w:author="Ben Remez" w:date="2025-08-25T22:08:00Z" w16du:dateUtc="2025-08-25T19:08:00Z">
        <w:r w:rsidRPr="00DD5666">
          <w:rPr>
            <w:sz w:val="24"/>
            <w:szCs w:val="24"/>
          </w:rPr>
          <w:t xml:space="preserve">To better illustrate these improvements, Figures </w:t>
        </w:r>
        <w:r>
          <w:rPr>
            <w:sz w:val="24"/>
            <w:szCs w:val="24"/>
          </w:rPr>
          <w:t>5</w:t>
        </w:r>
        <w:r w:rsidRPr="00DD5666">
          <w:rPr>
            <w:sz w:val="24"/>
            <w:szCs w:val="24"/>
          </w:rPr>
          <w:t xml:space="preserve"> and </w:t>
        </w:r>
        <w:r>
          <w:rPr>
            <w:sz w:val="24"/>
            <w:szCs w:val="24"/>
          </w:rPr>
          <w:t>6</w:t>
        </w:r>
        <w:r w:rsidRPr="00DD5666">
          <w:rPr>
            <w:sz w:val="24"/>
            <w:szCs w:val="24"/>
          </w:rPr>
          <w:t xml:space="preserve"> compare the correct answer rank distributions between the initial experiment and the fine-tuned setup</w:t>
        </w:r>
      </w:ins>
      <w:ins w:id="2049" w:author="Ben Remez" w:date="2025-08-25T22:10:00Z" w16du:dateUtc="2025-08-25T19:10:00Z">
        <w:r>
          <w:rPr>
            <w:sz w:val="24"/>
            <w:szCs w:val="24"/>
          </w:rPr>
          <w:t>.</w:t>
        </w:r>
      </w:ins>
    </w:p>
    <w:p w14:paraId="6BFEFFC0" w14:textId="0E5E87E8" w:rsidR="00DD5666" w:rsidRPr="00314258" w:rsidRDefault="00DD5666" w:rsidP="007621AA">
      <w:pPr>
        <w:ind w:left="360"/>
        <w:jc w:val="both"/>
        <w:rPr>
          <w:ins w:id="2050" w:author="Ben Remez" w:date="2025-08-25T21:42:00Z" w16du:dateUtc="2025-08-25T18:42:00Z"/>
          <w:sz w:val="24"/>
          <w:szCs w:val="24"/>
          <w:rPrChange w:id="2051" w:author="Ben Remez" w:date="2025-08-25T21:44:00Z" w16du:dateUtc="2025-08-25T18:44:00Z">
            <w:rPr>
              <w:ins w:id="2052" w:author="Ben Remez" w:date="2025-08-25T21:42:00Z" w16du:dateUtc="2025-08-25T18:42:00Z"/>
            </w:rPr>
          </w:rPrChange>
        </w:rPr>
        <w:pPrChange w:id="2053" w:author="Alexander Apartsin" w:date="2025-08-27T11:10:00Z" w16du:dateUtc="2025-08-27T08:10:00Z">
          <w:pPr>
            <w:ind w:left="360"/>
          </w:pPr>
        </w:pPrChange>
      </w:pPr>
      <w:ins w:id="2054" w:author="Ben Remez" w:date="2025-08-25T22:10:00Z" w16du:dateUtc="2025-08-25T19:10:00Z">
        <w:r>
          <w:rPr>
            <w:sz w:val="24"/>
            <w:szCs w:val="24"/>
          </w:rPr>
          <w:t xml:space="preserve">We can observe that the most significant change </w:t>
        </w:r>
        <w:del w:id="2055" w:author="Alexander Apartsin" w:date="2025-08-27T11:11:00Z" w16du:dateUtc="2025-08-27T08:11:00Z">
          <w:r w:rsidDel="007621AA">
            <w:rPr>
              <w:sz w:val="24"/>
              <w:szCs w:val="24"/>
            </w:rPr>
            <w:delText>was in queries where initially, the cor</w:delText>
          </w:r>
        </w:del>
      </w:ins>
      <w:ins w:id="2056" w:author="Ben Remez" w:date="2025-08-25T22:11:00Z" w16du:dateUtc="2025-08-25T19:11:00Z">
        <w:del w:id="2057" w:author="Alexander Apartsin" w:date="2025-08-27T11:11:00Z" w16du:dateUtc="2025-08-27T08:11:00Z">
          <w:r w:rsidDel="007621AA">
            <w:rPr>
              <w:sz w:val="24"/>
              <w:szCs w:val="24"/>
            </w:rPr>
            <w:delText xml:space="preserve">rect </w:delText>
          </w:r>
          <w:r w:rsidR="008E17BF" w:rsidDel="007621AA">
            <w:rPr>
              <w:sz w:val="24"/>
              <w:szCs w:val="24"/>
            </w:rPr>
            <w:delText xml:space="preserve">answer was </w:delText>
          </w:r>
        </w:del>
      </w:ins>
      <w:ins w:id="2058" w:author="Alexander Apartsin" w:date="2025-08-27T11:11:00Z" w16du:dateUtc="2025-08-27T08:11:00Z">
        <w:r w:rsidR="007621AA">
          <w:rPr>
            <w:sz w:val="24"/>
            <w:szCs w:val="24"/>
          </w:rPr>
          <w:t xml:space="preserve">occurred in queries where the correct answer was initially </w:t>
        </w:r>
      </w:ins>
      <w:ins w:id="2059" w:author="Ben Remez" w:date="2025-08-25T22:11:00Z" w16du:dateUtc="2025-08-25T19:11:00Z">
        <w:r w:rsidR="008E17BF">
          <w:rPr>
            <w:sz w:val="24"/>
            <w:szCs w:val="24"/>
          </w:rPr>
          <w:t>ranked in 3rd place. We c</w:t>
        </w:r>
      </w:ins>
      <w:ins w:id="2060" w:author="Ben Remez" w:date="2025-08-25T22:12:00Z" w16du:dateUtc="2025-08-25T19:12:00Z">
        <w:r w:rsidR="008E17BF">
          <w:rPr>
            <w:sz w:val="24"/>
            <w:szCs w:val="24"/>
          </w:rPr>
          <w:t xml:space="preserve">an see that the rank 2 bar for RAG did not change noticeably, indicating that most new correctly ranked queries were </w:t>
        </w:r>
        <w:del w:id="2061" w:author="Alexander Apartsin" w:date="2025-08-27T11:11:00Z" w16du:dateUtc="2025-08-27T08:11:00Z">
          <w:r w:rsidR="008E17BF" w:rsidDel="007621AA">
            <w:rPr>
              <w:sz w:val="24"/>
              <w:szCs w:val="24"/>
            </w:rPr>
            <w:delText xml:space="preserve">changed from being </w:delText>
          </w:r>
        </w:del>
      </w:ins>
      <w:ins w:id="2062" w:author="Ben Remez" w:date="2025-08-25T22:13:00Z" w16du:dateUtc="2025-08-25T19:13:00Z">
        <w:del w:id="2063" w:author="Alexander Apartsin" w:date="2025-08-27T11:11:00Z" w16du:dateUtc="2025-08-27T08:11:00Z">
          <w:r w:rsidR="008E17BF" w:rsidDel="007621AA">
            <w:rPr>
              <w:sz w:val="24"/>
              <w:szCs w:val="24"/>
            </w:rPr>
            <w:delText>ranked in 3rd place, moving</w:delText>
          </w:r>
        </w:del>
      </w:ins>
      <w:ins w:id="2064" w:author="Alexander Apartsin" w:date="2025-08-27T11:11:00Z" w16du:dateUtc="2025-08-27T08:11:00Z">
        <w:r w:rsidR="007621AA">
          <w:rPr>
            <w:sz w:val="24"/>
            <w:szCs w:val="24"/>
          </w:rPr>
          <w:t>previously ranked in 3rd place and were moved</w:t>
        </w:r>
      </w:ins>
      <w:ins w:id="2065" w:author="Ben Remez" w:date="2025-08-25T22:13:00Z" w16du:dateUtc="2025-08-25T19:13:00Z">
        <w:r w:rsidR="008E17BF">
          <w:rPr>
            <w:sz w:val="24"/>
            <w:szCs w:val="24"/>
          </w:rPr>
          <w:t xml:space="preserve"> to rank 1, showcasing the value of the enhanced retrieval pipeline. Meanwhile</w:t>
        </w:r>
      </w:ins>
      <w:ins w:id="2066" w:author="Alexander Apartsin" w:date="2025-08-27T11:11:00Z" w16du:dateUtc="2025-08-27T08:11:00Z">
        <w:r w:rsidR="007621AA">
          <w:rPr>
            <w:sz w:val="24"/>
            <w:szCs w:val="24"/>
          </w:rPr>
          <w:t>,</w:t>
        </w:r>
      </w:ins>
      <w:ins w:id="2067" w:author="Ben Remez" w:date="2025-08-25T22:13:00Z" w16du:dateUtc="2025-08-25T19:13:00Z">
        <w:r w:rsidR="008E17BF">
          <w:rPr>
            <w:sz w:val="24"/>
            <w:szCs w:val="24"/>
          </w:rPr>
          <w:t xml:space="preserve"> we can observe that </w:t>
        </w:r>
      </w:ins>
      <w:ins w:id="2068" w:author="Ben Remez" w:date="2025-08-25T22:14:00Z" w16du:dateUtc="2025-08-25T19:14:00Z">
        <w:r w:rsidR="008E17BF">
          <w:rPr>
            <w:sz w:val="24"/>
            <w:szCs w:val="24"/>
          </w:rPr>
          <w:t xml:space="preserve">fine-tuning the indicators prompt also had a </w:t>
        </w:r>
        <w:del w:id="2069" w:author="Alexander Apartsin" w:date="2025-08-27T11:11:00Z" w16du:dateUtc="2025-08-27T08:11:00Z">
          <w:r w:rsidR="008E17BF" w:rsidDel="007621AA">
            <w:rPr>
              <w:sz w:val="24"/>
              <w:szCs w:val="24"/>
            </w:rPr>
            <w:delText>strong</w:delText>
          </w:r>
        </w:del>
      </w:ins>
      <w:ins w:id="2070" w:author="Alexander Apartsin" w:date="2025-08-27T11:11:00Z" w16du:dateUtc="2025-08-27T08:11:00Z">
        <w:r w:rsidR="007621AA">
          <w:rPr>
            <w:sz w:val="24"/>
            <w:szCs w:val="24"/>
          </w:rPr>
          <w:t>substantial</w:t>
        </w:r>
      </w:ins>
      <w:ins w:id="2071" w:author="Ben Remez" w:date="2025-08-25T22:14:00Z" w16du:dateUtc="2025-08-25T19:14:00Z">
        <w:r w:rsidR="008E17BF">
          <w:rPr>
            <w:sz w:val="24"/>
            <w:szCs w:val="24"/>
          </w:rPr>
          <w:t xml:space="preserve"> effect on the queries ranked in rank 3 for the manual extraction as well. In this case</w:t>
        </w:r>
        <w:del w:id="2072" w:author="Alexander Apartsin" w:date="2025-08-27T11:11:00Z" w16du:dateUtc="2025-08-27T08:11:00Z">
          <w:r w:rsidR="008E17BF" w:rsidDel="007621AA">
            <w:rPr>
              <w:sz w:val="24"/>
              <w:szCs w:val="24"/>
            </w:rPr>
            <w:delText xml:space="preserve"> there is a noticeable change in rank 2 vs the init</w:delText>
          </w:r>
        </w:del>
      </w:ins>
      <w:ins w:id="2073" w:author="Ben Remez" w:date="2025-08-25T22:15:00Z" w16du:dateUtc="2025-08-25T19:15:00Z">
        <w:del w:id="2074" w:author="Alexander Apartsin" w:date="2025-08-27T11:11:00Z" w16du:dateUtc="2025-08-27T08:11:00Z">
          <w:r w:rsidR="008E17BF" w:rsidDel="007621AA">
            <w:rPr>
              <w:sz w:val="24"/>
              <w:szCs w:val="24"/>
            </w:rPr>
            <w:delText xml:space="preserve">ial experiment, which gives us </w:delText>
          </w:r>
        </w:del>
      </w:ins>
      <w:ins w:id="2075" w:author="Alexander Apartsin" w:date="2025-08-27T11:11:00Z" w16du:dateUtc="2025-08-27T08:11:00Z">
        <w:r w:rsidR="007621AA">
          <w:rPr>
            <w:sz w:val="24"/>
            <w:szCs w:val="24"/>
          </w:rPr>
          <w:t>, there is a noticeable change in rank two compared to the initial experiment, which indicates that the fine-tuned prompt has significantly improved the distributions</w:t>
        </w:r>
      </w:ins>
      <w:ins w:id="2076" w:author="Ben Remez" w:date="2025-08-25T22:15:00Z" w16du:dateUtc="2025-08-25T19:15:00Z">
        <w:del w:id="2077" w:author="Alexander Apartsin" w:date="2025-08-27T11:11:00Z" w16du:dateUtc="2025-08-27T08:11:00Z">
          <w:r w:rsidR="008E17BF" w:rsidDel="007621AA">
            <w:rPr>
              <w:sz w:val="24"/>
              <w:szCs w:val="24"/>
            </w:rPr>
            <w:delText>indication that the fine-tuned prompt did improve the distributions significantly, yet it</w:delText>
          </w:r>
        </w:del>
      </w:ins>
      <w:ins w:id="2078" w:author="Alexander Apartsin" w:date="2025-08-27T11:11:00Z" w16du:dateUtc="2025-08-27T08:11:00Z">
        <w:r w:rsidR="007621AA">
          <w:rPr>
            <w:sz w:val="24"/>
            <w:szCs w:val="24"/>
          </w:rPr>
          <w:t>. Yet, it</w:t>
        </w:r>
      </w:ins>
      <w:ins w:id="2079" w:author="Ben Remez" w:date="2025-08-25T22:15:00Z" w16du:dateUtc="2025-08-25T19:15:00Z">
        <w:r w:rsidR="008E17BF">
          <w:rPr>
            <w:sz w:val="24"/>
            <w:szCs w:val="24"/>
          </w:rPr>
          <w:t xml:space="preserve"> still didn’t manage to reach higher accuracy levels </w:t>
        </w:r>
      </w:ins>
      <w:ins w:id="2080" w:author="Ben Remez" w:date="2025-08-25T22:17:00Z" w16du:dateUtc="2025-08-25T19:17:00Z">
        <w:r w:rsidR="008E17BF">
          <w:rPr>
            <w:sz w:val="24"/>
            <w:szCs w:val="24"/>
          </w:rPr>
          <w:t>than</w:t>
        </w:r>
      </w:ins>
      <w:ins w:id="2081" w:author="Ben Remez" w:date="2025-08-25T22:15:00Z" w16du:dateUtc="2025-08-25T19:15:00Z">
        <w:r w:rsidR="008E17BF">
          <w:rPr>
            <w:sz w:val="24"/>
            <w:szCs w:val="24"/>
          </w:rPr>
          <w:t xml:space="preserve"> the </w:t>
        </w:r>
      </w:ins>
      <w:ins w:id="2082" w:author="Ben Remez" w:date="2025-08-25T22:16:00Z" w16du:dateUtc="2025-08-25T19:16:00Z">
        <w:r w:rsidR="008E17BF">
          <w:rPr>
            <w:sz w:val="24"/>
            <w:szCs w:val="24"/>
          </w:rPr>
          <w:t>‘</w:t>
        </w:r>
      </w:ins>
      <w:ins w:id="2083" w:author="Ben Remez" w:date="2025-08-25T22:15:00Z" w16du:dateUtc="2025-08-25T19:15:00Z">
        <w:r w:rsidR="008E17BF">
          <w:rPr>
            <w:sz w:val="24"/>
            <w:szCs w:val="24"/>
          </w:rPr>
          <w:t>RAG Imp</w:t>
        </w:r>
      </w:ins>
      <w:ins w:id="2084" w:author="Ben Remez" w:date="2025-08-25T22:16:00Z" w16du:dateUtc="2025-08-25T19:16:00Z">
        <w:r w:rsidR="008E17BF">
          <w:rPr>
            <w:sz w:val="24"/>
            <w:szCs w:val="24"/>
          </w:rPr>
          <w:t>roved’ method.</w:t>
        </w:r>
      </w:ins>
      <w:ins w:id="2085" w:author="Ben Remez" w:date="2025-08-25T22:12:00Z" w16du:dateUtc="2025-08-25T19:12:00Z">
        <w:r w:rsidR="008E17BF">
          <w:rPr>
            <w:sz w:val="24"/>
            <w:szCs w:val="24"/>
          </w:rPr>
          <w:t xml:space="preserve"> </w:t>
        </w:r>
      </w:ins>
      <w:ins w:id="2086" w:author="Ben Remez" w:date="2025-08-25T22:16:00Z" w16du:dateUtc="2025-08-25T19:16:00Z">
        <w:r w:rsidR="008E17BF" w:rsidRPr="008E17BF">
          <w:rPr>
            <w:sz w:val="24"/>
            <w:szCs w:val="24"/>
          </w:rPr>
          <w:t>These results demonstrate that the refined</w:t>
        </w:r>
      </w:ins>
      <w:ins w:id="2087" w:author="Ben Remez" w:date="2025-08-25T22:17:00Z" w16du:dateUtc="2025-08-25T19:17:00Z">
        <w:r w:rsidR="008E17BF">
          <w:rPr>
            <w:sz w:val="24"/>
            <w:szCs w:val="24"/>
          </w:rPr>
          <w:t xml:space="preserve"> indicators generation prompt and the </w:t>
        </w:r>
      </w:ins>
      <w:ins w:id="2088" w:author="Ben Remez" w:date="2025-08-25T22:18:00Z" w16du:dateUtc="2025-08-25T19:18:00Z">
        <w:r w:rsidR="008E17BF">
          <w:rPr>
            <w:sz w:val="24"/>
            <w:szCs w:val="24"/>
          </w:rPr>
          <w:t>enhanced</w:t>
        </w:r>
      </w:ins>
      <w:ins w:id="2089" w:author="Ben Remez" w:date="2025-08-25T22:16:00Z" w16du:dateUtc="2025-08-25T19:16:00Z">
        <w:r w:rsidR="008E17BF" w:rsidRPr="008E17BF">
          <w:rPr>
            <w:sz w:val="24"/>
            <w:szCs w:val="24"/>
          </w:rPr>
          <w:t xml:space="preserve"> RAG setup improved retrieval precision and the overall quality of top-ranked evidence, leading to more reliable hypothesis scoring without compromising scalability.</w:t>
        </w:r>
      </w:ins>
    </w:p>
    <w:p w14:paraId="1EB4E423" w14:textId="04C77E40" w:rsidR="00314258" w:rsidRDefault="00314258" w:rsidP="007621AA">
      <w:pPr>
        <w:ind w:left="360"/>
        <w:jc w:val="both"/>
        <w:rPr>
          <w:ins w:id="2090" w:author="Ben Remez" w:date="2025-08-25T23:30:00Z" w16du:dateUtc="2025-08-25T20:30:00Z"/>
          <w:sz w:val="24"/>
          <w:szCs w:val="24"/>
        </w:rPr>
        <w:pPrChange w:id="2091" w:author="Alexander Apartsin" w:date="2025-08-27T11:10:00Z" w16du:dateUtc="2025-08-27T08:10:00Z">
          <w:pPr>
            <w:ind w:left="360"/>
          </w:pPr>
        </w:pPrChange>
      </w:pPr>
      <w:ins w:id="2092" w:author="Ben Remez" w:date="2025-08-25T21:42:00Z" w16du:dateUtc="2025-08-25T18:42:00Z">
        <w:r w:rsidRPr="00314258">
          <w:rPr>
            <w:sz w:val="24"/>
            <w:szCs w:val="24"/>
            <w:rPrChange w:id="2093" w:author="Ben Remez" w:date="2025-08-25T21:44:00Z" w16du:dateUtc="2025-08-25T18:44:00Z">
              <w:rPr/>
            </w:rPrChange>
          </w:rPr>
          <w:t xml:space="preserve">These results demonstrate a clear evolution: while manual extraction </w:t>
        </w:r>
        <w:del w:id="2094" w:author="Alexander Apartsin" w:date="2025-08-27T11:11:00Z" w16du:dateUtc="2025-08-27T08:11:00Z">
          <w:r w:rsidRPr="00314258" w:rsidDel="007621AA">
            <w:rPr>
              <w:sz w:val="24"/>
              <w:szCs w:val="24"/>
              <w:rPrChange w:id="2095" w:author="Ben Remez" w:date="2025-08-25T21:44:00Z" w16du:dateUtc="2025-08-25T18:44:00Z">
                <w:rPr/>
              </w:rPrChange>
            </w:rPr>
            <w:delText>historically provided more controlled, high-quality input, the upgraded RAG pipeline not only closed the gap but surpassed</w:delText>
          </w:r>
        </w:del>
      </w:ins>
      <w:ins w:id="2096" w:author="Alexander Apartsin" w:date="2025-08-27T11:11:00Z" w16du:dateUtc="2025-08-27T08:11:00Z">
        <w:r w:rsidR="007621AA">
          <w:rPr>
            <w:sz w:val="24"/>
            <w:szCs w:val="24"/>
          </w:rPr>
          <w:t>has historically provided more controlled, high-quality input, the upgraded RAG pipeline not only closes the gap but also surpasses</w:t>
        </w:r>
      </w:ins>
      <w:ins w:id="2097" w:author="Ben Remez" w:date="2025-08-25T21:42:00Z" w16du:dateUtc="2025-08-25T18:42:00Z">
        <w:r w:rsidRPr="00314258">
          <w:rPr>
            <w:sz w:val="24"/>
            <w:szCs w:val="24"/>
            <w:rPrChange w:id="2098" w:author="Ben Remez" w:date="2025-08-25T21:44:00Z" w16du:dateUtc="2025-08-25T18:44:00Z">
              <w:rPr/>
            </w:rPrChange>
          </w:rPr>
          <w:t xml:space="preserve"> manual performance in several aspects. Moreover, RAG offers a scalable and automated alternative to manual selection, which is inherently time-consuming and resource-intensive, making it a more practical solution for large-scale forecasting tasks.</w:t>
        </w:r>
      </w:ins>
    </w:p>
    <w:p w14:paraId="4F378220" w14:textId="2A919827" w:rsidR="00CC3A26" w:rsidRDefault="00CC3A26" w:rsidP="007621AA">
      <w:pPr>
        <w:ind w:left="360"/>
        <w:jc w:val="both"/>
        <w:rPr>
          <w:ins w:id="2099" w:author="Ben Remez" w:date="2025-08-26T00:36:00Z" w16du:dateUtc="2025-08-25T21:36:00Z"/>
          <w:sz w:val="24"/>
          <w:szCs w:val="24"/>
        </w:rPr>
        <w:pPrChange w:id="2100" w:author="Alexander Apartsin" w:date="2025-08-27T11:10:00Z" w16du:dateUtc="2025-08-27T08:10:00Z">
          <w:pPr>
            <w:ind w:left="360"/>
          </w:pPr>
        </w:pPrChange>
      </w:pPr>
      <w:ins w:id="2101" w:author="Ben Remez" w:date="2025-08-25T23:30:00Z" w16du:dateUtc="2025-08-25T20:30:00Z">
        <w:r>
          <w:rPr>
            <w:sz w:val="24"/>
            <w:szCs w:val="24"/>
          </w:rPr>
          <w:t xml:space="preserve">Following these refinements, </w:t>
        </w:r>
      </w:ins>
      <w:ins w:id="2102" w:author="Ben Remez" w:date="2025-08-25T23:31:00Z" w16du:dateUtc="2025-08-25T20:31:00Z">
        <w:r>
          <w:rPr>
            <w:sz w:val="24"/>
            <w:szCs w:val="24"/>
          </w:rPr>
          <w:t>‘</w:t>
        </w:r>
      </w:ins>
      <w:ins w:id="2103" w:author="Ben Remez" w:date="2025-08-25T23:30:00Z" w16du:dateUtc="2025-08-25T20:30:00Z">
        <w:r>
          <w:rPr>
            <w:sz w:val="24"/>
            <w:szCs w:val="24"/>
          </w:rPr>
          <w:t>RAG improved</w:t>
        </w:r>
      </w:ins>
      <w:ins w:id="2104" w:author="Ben Remez" w:date="2025-08-25T23:31:00Z" w16du:dateUtc="2025-08-25T20:31:00Z">
        <w:r>
          <w:rPr>
            <w:sz w:val="24"/>
            <w:szCs w:val="24"/>
          </w:rPr>
          <w:t>’</w:t>
        </w:r>
      </w:ins>
      <w:ins w:id="2105" w:author="Ben Remez" w:date="2025-08-25T23:30:00Z" w16du:dateUtc="2025-08-25T20:30:00Z">
        <w:r>
          <w:rPr>
            <w:sz w:val="24"/>
            <w:szCs w:val="24"/>
          </w:rPr>
          <w:t xml:space="preserve"> not only closed the gap bu</w:t>
        </w:r>
      </w:ins>
      <w:ins w:id="2106" w:author="Ben Remez" w:date="2025-08-25T23:31:00Z" w16du:dateUtc="2025-08-25T20:31:00Z">
        <w:r>
          <w:rPr>
            <w:sz w:val="24"/>
            <w:szCs w:val="24"/>
          </w:rPr>
          <w:t>t exceeded MIRAI’s reported precision and F1 score, while ‘Manual</w:t>
        </w:r>
      </w:ins>
      <w:ins w:id="2107" w:author="Ben Remez" w:date="2025-08-25T23:32:00Z" w16du:dateUtc="2025-08-25T20:32:00Z">
        <w:r>
          <w:rPr>
            <w:sz w:val="24"/>
            <w:szCs w:val="24"/>
          </w:rPr>
          <w:t xml:space="preserve"> FT’ also achieved competitive performance.</w:t>
        </w:r>
      </w:ins>
    </w:p>
    <w:p w14:paraId="36D78A2F" w14:textId="1EBBEFF0" w:rsidR="008757D8" w:rsidRDefault="008757D8" w:rsidP="007621AA">
      <w:pPr>
        <w:ind w:left="360"/>
        <w:jc w:val="both"/>
        <w:rPr>
          <w:ins w:id="2108" w:author="Ben Remez" w:date="2025-08-25T22:06:00Z" w16du:dateUtc="2025-08-25T19:06:00Z"/>
          <w:sz w:val="24"/>
          <w:szCs w:val="24"/>
        </w:rPr>
        <w:pPrChange w:id="2109" w:author="Alexander Apartsin" w:date="2025-08-27T11:10:00Z" w16du:dateUtc="2025-08-27T08:10:00Z">
          <w:pPr>
            <w:ind w:left="360"/>
          </w:pPr>
        </w:pPrChange>
      </w:pPr>
      <w:ins w:id="2110" w:author="Ben Remez" w:date="2025-08-26T00:36:00Z" w16du:dateUtc="2025-08-25T21:36:00Z">
        <w:r w:rsidRPr="008757D8">
          <w:rPr>
            <w:sz w:val="24"/>
            <w:szCs w:val="24"/>
          </w:rPr>
          <w:t xml:space="preserve">In addition to the primary evaluation metrics, we also examined the entropy of the output distributions to assess the </w:t>
        </w:r>
        <w:del w:id="2111" w:author="Alexander Apartsin" w:date="2025-08-27T11:11:00Z" w16du:dateUtc="2025-08-27T08:11:00Z">
          <w:r w:rsidRPr="008757D8" w:rsidDel="007621AA">
            <w:rPr>
              <w:sz w:val="24"/>
              <w:szCs w:val="24"/>
            </w:rPr>
            <w:delText>uncertainty of the model</w:delText>
          </w:r>
        </w:del>
      </w:ins>
      <w:ins w:id="2112" w:author="Alexander Apartsin" w:date="2025-08-27T11:11:00Z" w16du:dateUtc="2025-08-27T08:11:00Z">
        <w:r w:rsidR="007621AA">
          <w:rPr>
            <w:sz w:val="24"/>
            <w:szCs w:val="24"/>
          </w:rPr>
          <w:t>model's uncertainty in</w:t>
        </w:r>
      </w:ins>
      <w:ins w:id="2113" w:author="Ben Remez" w:date="2025-08-26T00:36:00Z" w16du:dateUtc="2025-08-25T21:36:00Z">
        <w:r w:rsidRPr="008757D8">
          <w:rPr>
            <w:sz w:val="24"/>
            <w:szCs w:val="24"/>
          </w:rPr>
          <w:t xml:space="preserve"> predictions. This analysis was performed </w:t>
        </w:r>
        <w:del w:id="2114" w:author="Alexander Apartsin" w:date="2025-08-27T11:11:00Z" w16du:dateUtc="2025-08-27T08:11:00Z">
          <w:r w:rsidRPr="008757D8" w:rsidDel="007621AA">
            <w:rPr>
              <w:sz w:val="24"/>
              <w:szCs w:val="24"/>
            </w:rPr>
            <w:delText xml:space="preserve">both on the MIRAI benchmark results and on </w:delText>
          </w:r>
        </w:del>
      </w:ins>
      <w:ins w:id="2115" w:author="Alexander Apartsin" w:date="2025-08-27T11:11:00Z" w16du:dateUtc="2025-08-27T08:11:00Z">
        <w:r w:rsidR="007621AA">
          <w:rPr>
            <w:sz w:val="24"/>
            <w:szCs w:val="24"/>
          </w:rPr>
          <w:t xml:space="preserve">on both the MIRAI benchmark results and </w:t>
        </w:r>
      </w:ins>
      <w:ins w:id="2116" w:author="Ben Remez" w:date="2025-08-26T00:36:00Z" w16du:dateUtc="2025-08-25T21:36:00Z">
        <w:r w:rsidRPr="008757D8">
          <w:rPr>
            <w:sz w:val="24"/>
            <w:szCs w:val="24"/>
          </w:rPr>
          <w:t xml:space="preserve">our pipeline after incorporating the fine-tuned indicators and enhanced RAG retrieval. A detailed explanation and numerical results </w:t>
        </w:r>
        <w:del w:id="2117" w:author="Alexander Apartsin" w:date="2025-08-27T11:11:00Z" w16du:dateUtc="2025-08-27T08:11:00Z">
          <w:r w:rsidRPr="008757D8" w:rsidDel="007621AA">
            <w:rPr>
              <w:sz w:val="24"/>
              <w:szCs w:val="24"/>
            </w:rPr>
            <w:delText>can be found</w:delText>
          </w:r>
        </w:del>
      </w:ins>
      <w:ins w:id="2118" w:author="Alexander Apartsin" w:date="2025-08-27T11:11:00Z" w16du:dateUtc="2025-08-27T08:11:00Z">
        <w:r w:rsidR="007621AA">
          <w:rPr>
            <w:sz w:val="24"/>
            <w:szCs w:val="24"/>
          </w:rPr>
          <w:t>are provided</w:t>
        </w:r>
      </w:ins>
      <w:ins w:id="2119" w:author="Ben Remez" w:date="2025-08-26T00:36:00Z" w16du:dateUtc="2025-08-25T21:36:00Z">
        <w:r w:rsidRPr="008757D8">
          <w:rPr>
            <w:sz w:val="24"/>
            <w:szCs w:val="24"/>
          </w:rPr>
          <w:t xml:space="preserve"> in Appendix B.</w:t>
        </w:r>
      </w:ins>
    </w:p>
    <w:p w14:paraId="23469163" w14:textId="77777777" w:rsidR="00DD5666" w:rsidRDefault="00DD5666" w:rsidP="00DD5666">
      <w:pPr>
        <w:rPr>
          <w:ins w:id="2120" w:author="Ben Remez" w:date="2025-08-25T22:06:00Z" w16du:dateUtc="2025-08-25T19:06:00Z"/>
          <w:sz w:val="24"/>
          <w:szCs w:val="24"/>
        </w:rPr>
      </w:pPr>
      <w:ins w:id="2121" w:author="Ben Remez" w:date="2025-08-25T22:06:00Z" w16du:dateUtc="2025-08-25T19:06:00Z">
        <w:r w:rsidRPr="00872041">
          <w:rPr>
            <w:noProof/>
            <w:sz w:val="24"/>
            <w:szCs w:val="24"/>
          </w:rPr>
          <w:lastRenderedPageBreak/>
          <w:drawing>
            <wp:inline distT="0" distB="0" distL="0" distR="0" wp14:anchorId="08395893" wp14:editId="4F489FA5">
              <wp:extent cx="5731510" cy="2859405"/>
              <wp:effectExtent l="0" t="0" r="2540" b="0"/>
              <wp:docPr id="641868254"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8254" name="Picture 1" descr="A graph with blue and orange bars&#10;&#10;AI-generated content may be incorrect."/>
                      <pic:cNvPicPr/>
                    </pic:nvPicPr>
                    <pic:blipFill>
                      <a:blip r:embed="rId15"/>
                      <a:stretch>
                        <a:fillRect/>
                      </a:stretch>
                    </pic:blipFill>
                    <pic:spPr>
                      <a:xfrm>
                        <a:off x="0" y="0"/>
                        <a:ext cx="5731510" cy="2859405"/>
                      </a:xfrm>
                      <a:prstGeom prst="rect">
                        <a:avLst/>
                      </a:prstGeom>
                    </pic:spPr>
                  </pic:pic>
                </a:graphicData>
              </a:graphic>
            </wp:inline>
          </w:drawing>
        </w:r>
      </w:ins>
    </w:p>
    <w:p w14:paraId="65444C8B" w14:textId="44267E11" w:rsidR="00DD5666" w:rsidRDefault="00DD5666" w:rsidP="00DD5666">
      <w:pPr>
        <w:jc w:val="center"/>
        <w:rPr>
          <w:ins w:id="2122" w:author="Ben Remez" w:date="2025-08-25T22:07:00Z" w16du:dateUtc="2025-08-25T19:07:00Z"/>
          <w:i/>
          <w:iCs/>
          <w:sz w:val="24"/>
          <w:szCs w:val="24"/>
        </w:rPr>
      </w:pPr>
      <w:ins w:id="2123" w:author="Ben Remez" w:date="2025-08-25T22:06:00Z" w16du:dateUtc="2025-08-25T19:06:00Z">
        <w:r w:rsidRPr="00AB48DF">
          <w:rPr>
            <w:b/>
            <w:bCs/>
            <w:i/>
            <w:iCs/>
            <w:sz w:val="24"/>
            <w:szCs w:val="24"/>
          </w:rPr>
          <w:t xml:space="preserve">Figure </w:t>
        </w:r>
        <w:r>
          <w:rPr>
            <w:b/>
            <w:bCs/>
            <w:i/>
            <w:iCs/>
            <w:sz w:val="24"/>
            <w:szCs w:val="24"/>
          </w:rPr>
          <w:t>5</w:t>
        </w:r>
        <w:r w:rsidRPr="00AB48DF">
          <w:rPr>
            <w:b/>
            <w:bCs/>
            <w:i/>
            <w:iCs/>
            <w:sz w:val="24"/>
            <w:szCs w:val="24"/>
          </w:rPr>
          <w:t xml:space="preserve">: </w:t>
        </w:r>
        <w:r w:rsidRPr="00AB48DF">
          <w:rPr>
            <w:i/>
            <w:iCs/>
            <w:sz w:val="24"/>
            <w:szCs w:val="24"/>
          </w:rPr>
          <w:t xml:space="preserve">The rank position of the correct label as predicted by the system vs </w:t>
        </w:r>
      </w:ins>
      <w:ins w:id="2124" w:author="Alexander Apartsin" w:date="2025-08-27T11:12:00Z" w16du:dateUtc="2025-08-27T08:12:00Z">
        <w:r w:rsidR="007621AA">
          <w:rPr>
            <w:i/>
            <w:iCs/>
            <w:sz w:val="24"/>
            <w:szCs w:val="24"/>
          </w:rPr>
          <w:t xml:space="preserve">the </w:t>
        </w:r>
      </w:ins>
      <w:ins w:id="2125" w:author="Ben Remez" w:date="2025-08-25T22:06:00Z" w16du:dateUtc="2025-08-25T19:06:00Z">
        <w:r w:rsidRPr="00AB48DF">
          <w:rPr>
            <w:i/>
            <w:iCs/>
            <w:sz w:val="24"/>
            <w:szCs w:val="24"/>
          </w:rPr>
          <w:t>number of queries</w:t>
        </w:r>
      </w:ins>
      <w:ins w:id="2126" w:author="Ben Remez" w:date="2025-08-25T22:07:00Z" w16du:dateUtc="2025-08-25T19:07:00Z">
        <w:r>
          <w:rPr>
            <w:i/>
            <w:iCs/>
            <w:sz w:val="24"/>
            <w:szCs w:val="24"/>
          </w:rPr>
          <w:t xml:space="preserve"> for the initial (baseline) experiment</w:t>
        </w:r>
      </w:ins>
      <w:ins w:id="2127" w:author="Ben Remez" w:date="2025-08-25T22:06:00Z" w16du:dateUtc="2025-08-25T19:06:00Z">
        <w:r w:rsidRPr="00AB48DF">
          <w:rPr>
            <w:i/>
            <w:iCs/>
            <w:sz w:val="24"/>
            <w:szCs w:val="24"/>
          </w:rPr>
          <w:t>.</w:t>
        </w:r>
      </w:ins>
    </w:p>
    <w:p w14:paraId="2B4771EA" w14:textId="614CD008" w:rsidR="00DD5666" w:rsidRDefault="00DD5666" w:rsidP="00DD5666">
      <w:pPr>
        <w:jc w:val="center"/>
        <w:rPr>
          <w:ins w:id="2128" w:author="Ben Remez" w:date="2025-08-25T22:07:00Z" w16du:dateUtc="2025-08-25T19:07:00Z"/>
          <w:i/>
          <w:iCs/>
          <w:sz w:val="24"/>
          <w:szCs w:val="24"/>
        </w:rPr>
      </w:pPr>
      <w:ins w:id="2129" w:author="Ben Remez" w:date="2025-08-25T22:07:00Z" w16du:dateUtc="2025-08-25T19:07:00Z">
        <w:r w:rsidRPr="00DD5666">
          <w:rPr>
            <w:i/>
            <w:iCs/>
            <w:noProof/>
            <w:sz w:val="24"/>
            <w:szCs w:val="24"/>
          </w:rPr>
          <w:drawing>
            <wp:inline distT="0" distB="0" distL="0" distR="0" wp14:anchorId="5AD59CD2" wp14:editId="34290805">
              <wp:extent cx="5731510" cy="2847975"/>
              <wp:effectExtent l="0" t="0" r="2540" b="9525"/>
              <wp:docPr id="838735945" name="Picture 1"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35945" name="Picture 1" descr="A graph with blue and orange squares&#10;&#10;AI-generated content may be incorrect."/>
                      <pic:cNvPicPr/>
                    </pic:nvPicPr>
                    <pic:blipFill>
                      <a:blip r:embed="rId16"/>
                      <a:stretch>
                        <a:fillRect/>
                      </a:stretch>
                    </pic:blipFill>
                    <pic:spPr>
                      <a:xfrm>
                        <a:off x="0" y="0"/>
                        <a:ext cx="5731510" cy="2847975"/>
                      </a:xfrm>
                      <a:prstGeom prst="rect">
                        <a:avLst/>
                      </a:prstGeom>
                    </pic:spPr>
                  </pic:pic>
                </a:graphicData>
              </a:graphic>
            </wp:inline>
          </w:drawing>
        </w:r>
      </w:ins>
    </w:p>
    <w:p w14:paraId="70281B56" w14:textId="293F3BA6" w:rsidR="00DD5666" w:rsidRPr="00DD5666" w:rsidRDefault="00DD5666">
      <w:pPr>
        <w:jc w:val="center"/>
        <w:rPr>
          <w:ins w:id="2130" w:author="Ben Remez" w:date="2025-08-25T21:43:00Z" w16du:dateUtc="2025-08-25T18:43:00Z"/>
          <w:i/>
          <w:iCs/>
          <w:sz w:val="24"/>
          <w:szCs w:val="24"/>
          <w:rPrChange w:id="2131" w:author="Ben Remez" w:date="2025-08-25T22:08:00Z" w16du:dateUtc="2025-08-25T19:08:00Z">
            <w:rPr>
              <w:ins w:id="2132" w:author="Ben Remez" w:date="2025-08-25T21:43:00Z" w16du:dateUtc="2025-08-25T18:43:00Z"/>
            </w:rPr>
          </w:rPrChange>
        </w:rPr>
        <w:pPrChange w:id="2133" w:author="Ben Remez" w:date="2025-08-25T22:08:00Z" w16du:dateUtc="2025-08-25T19:08:00Z">
          <w:pPr>
            <w:ind w:left="360"/>
          </w:pPr>
        </w:pPrChange>
      </w:pPr>
      <w:ins w:id="2134" w:author="Ben Remez" w:date="2025-08-25T22:07:00Z" w16du:dateUtc="2025-08-25T19:07:00Z">
        <w:r w:rsidRPr="00AB48DF">
          <w:rPr>
            <w:b/>
            <w:bCs/>
            <w:i/>
            <w:iCs/>
            <w:sz w:val="24"/>
            <w:szCs w:val="24"/>
          </w:rPr>
          <w:t xml:space="preserve">Figure </w:t>
        </w:r>
        <w:r>
          <w:rPr>
            <w:b/>
            <w:bCs/>
            <w:i/>
            <w:iCs/>
            <w:sz w:val="24"/>
            <w:szCs w:val="24"/>
          </w:rPr>
          <w:t>6</w:t>
        </w:r>
        <w:r w:rsidRPr="00AB48DF">
          <w:rPr>
            <w:b/>
            <w:bCs/>
            <w:i/>
            <w:iCs/>
            <w:sz w:val="24"/>
            <w:szCs w:val="24"/>
          </w:rPr>
          <w:t xml:space="preserve">: </w:t>
        </w:r>
        <w:r w:rsidRPr="00AB48DF">
          <w:rPr>
            <w:i/>
            <w:iCs/>
            <w:sz w:val="24"/>
            <w:szCs w:val="24"/>
          </w:rPr>
          <w:t xml:space="preserve">The rank position of the correct label as predicted by the system vs </w:t>
        </w:r>
      </w:ins>
      <w:ins w:id="2135" w:author="Alexander Apartsin" w:date="2025-08-27T11:11:00Z" w16du:dateUtc="2025-08-27T08:11:00Z">
        <w:r w:rsidR="007621AA">
          <w:rPr>
            <w:i/>
            <w:iCs/>
            <w:sz w:val="24"/>
            <w:szCs w:val="24"/>
          </w:rPr>
          <w:t xml:space="preserve">the </w:t>
        </w:r>
      </w:ins>
      <w:ins w:id="2136" w:author="Ben Remez" w:date="2025-08-25T22:07:00Z" w16du:dateUtc="2025-08-25T19:07:00Z">
        <w:r w:rsidRPr="00AB48DF">
          <w:rPr>
            <w:i/>
            <w:iCs/>
            <w:sz w:val="24"/>
            <w:szCs w:val="24"/>
          </w:rPr>
          <w:t>number of queries</w:t>
        </w:r>
        <w:r>
          <w:rPr>
            <w:i/>
            <w:iCs/>
            <w:sz w:val="24"/>
            <w:szCs w:val="24"/>
          </w:rPr>
          <w:t xml:space="preserve"> for the second experiment (fine-tuned indicators</w:t>
        </w:r>
        <w:del w:id="2137" w:author="Alexander Apartsin" w:date="2025-08-27T11:12:00Z" w16du:dateUtc="2025-08-27T08:12:00Z">
          <w:r w:rsidDel="007621AA">
            <w:rPr>
              <w:i/>
              <w:iCs/>
              <w:sz w:val="24"/>
              <w:szCs w:val="24"/>
            </w:rPr>
            <w:delText xml:space="preserve"> prompt</w:delText>
          </w:r>
        </w:del>
      </w:ins>
      <w:ins w:id="2138" w:author="Alexander Apartsin" w:date="2025-08-27T11:12:00Z" w16du:dateUtc="2025-08-27T08:12:00Z">
        <w:r w:rsidR="007621AA">
          <w:rPr>
            <w:i/>
            <w:iCs/>
            <w:sz w:val="24"/>
            <w:szCs w:val="24"/>
          </w:rPr>
          <w:t>, prompt,</w:t>
        </w:r>
      </w:ins>
      <w:ins w:id="2139" w:author="Ben Remez" w:date="2025-08-25T22:07:00Z" w16du:dateUtc="2025-08-25T19:07:00Z">
        <w:r>
          <w:rPr>
            <w:i/>
            <w:iCs/>
            <w:sz w:val="24"/>
            <w:szCs w:val="24"/>
          </w:rPr>
          <w:t xml:space="preserve"> and enhanced RAG)</w:t>
        </w:r>
        <w:r w:rsidRPr="00AB48DF">
          <w:rPr>
            <w:i/>
            <w:iCs/>
            <w:sz w:val="24"/>
            <w:szCs w:val="24"/>
          </w:rPr>
          <w:t>.</w:t>
        </w:r>
      </w:ins>
    </w:p>
    <w:p w14:paraId="23FC4F2C" w14:textId="74BBF2B1" w:rsidR="00314258" w:rsidRDefault="00314258" w:rsidP="00314258">
      <w:pPr>
        <w:pStyle w:val="Heading2"/>
        <w:numPr>
          <w:ilvl w:val="1"/>
          <w:numId w:val="14"/>
        </w:numPr>
        <w:rPr>
          <w:ins w:id="2140" w:author="Ben Remez" w:date="2025-08-25T21:44:00Z" w16du:dateUtc="2025-08-25T18:44:00Z"/>
        </w:rPr>
      </w:pPr>
      <w:bookmarkStart w:id="2141" w:name="_Toc207062986"/>
      <w:ins w:id="2142" w:author="Ben Remez" w:date="2025-08-25T21:44:00Z" w16du:dateUtc="2025-08-25T18:44:00Z">
        <w:r>
          <w:t>Results After Introducing Deep Analysis</w:t>
        </w:r>
        <w:bookmarkEnd w:id="2141"/>
      </w:ins>
    </w:p>
    <w:p w14:paraId="36B24D2E" w14:textId="527FA408" w:rsidR="00314258" w:rsidRPr="00A77458" w:rsidRDefault="00314258" w:rsidP="007621AA">
      <w:pPr>
        <w:ind w:left="357" w:firstLine="363"/>
        <w:jc w:val="both"/>
        <w:rPr>
          <w:ins w:id="2143" w:author="Ben Remez" w:date="2025-08-25T21:47:00Z" w16du:dateUtc="2025-08-25T18:47:00Z"/>
          <w:sz w:val="24"/>
          <w:szCs w:val="24"/>
          <w:rPrChange w:id="2144" w:author="Ben Remez" w:date="2025-08-25T21:56:00Z" w16du:dateUtc="2025-08-25T18:56:00Z">
            <w:rPr>
              <w:ins w:id="2145" w:author="Ben Remez" w:date="2025-08-25T21:47:00Z" w16du:dateUtc="2025-08-25T18:47:00Z"/>
            </w:rPr>
          </w:rPrChange>
        </w:rPr>
        <w:pPrChange w:id="2146" w:author="Alexander Apartsin" w:date="2025-08-27T11:11:00Z" w16du:dateUtc="2025-08-27T08:11:00Z">
          <w:pPr>
            <w:ind w:left="357" w:firstLine="3"/>
          </w:pPr>
        </w:pPrChange>
      </w:pPr>
      <w:ins w:id="2147" w:author="Ben Remez" w:date="2025-08-25T21:44:00Z" w16du:dateUtc="2025-08-25T18:44:00Z">
        <w:r w:rsidRPr="00A77458">
          <w:rPr>
            <w:sz w:val="24"/>
            <w:szCs w:val="24"/>
            <w:rPrChange w:id="2148" w:author="Ben Remez" w:date="2025-08-25T21:56:00Z" w16du:dateUtc="2025-08-25T18:56:00Z">
              <w:rPr/>
            </w:rPrChange>
          </w:rPr>
          <w:t>The introduction of the Deep A</w:t>
        </w:r>
      </w:ins>
      <w:ins w:id="2149" w:author="Ben Remez" w:date="2025-08-25T21:45:00Z" w16du:dateUtc="2025-08-25T18:45:00Z">
        <w:r w:rsidRPr="00A77458">
          <w:rPr>
            <w:sz w:val="24"/>
            <w:szCs w:val="24"/>
            <w:rPrChange w:id="2150" w:author="Ben Remez" w:date="2025-08-25T21:56:00Z" w16du:dateUtc="2025-08-25T18:56:00Z">
              <w:rPr/>
            </w:rPrChange>
          </w:rPr>
          <w:t xml:space="preserve">nalysis step further refined the pipeline’s performance by addressing a </w:t>
        </w:r>
      </w:ins>
      <w:ins w:id="2151" w:author="Ben Remez" w:date="2025-08-25T21:46:00Z" w16du:dateUtc="2025-08-25T18:46:00Z">
        <w:r w:rsidRPr="00A77458">
          <w:rPr>
            <w:sz w:val="24"/>
            <w:szCs w:val="24"/>
            <w:rPrChange w:id="2152" w:author="Ben Remez" w:date="2025-08-25T21:56:00Z" w16du:dateUtc="2025-08-25T18:56:00Z">
              <w:rPr/>
            </w:rPrChange>
          </w:rPr>
          <w:t>recurring</w:t>
        </w:r>
      </w:ins>
      <w:ins w:id="2153" w:author="Ben Remez" w:date="2025-08-25T21:45:00Z" w16du:dateUtc="2025-08-25T18:45:00Z">
        <w:r w:rsidRPr="00A77458">
          <w:rPr>
            <w:sz w:val="24"/>
            <w:szCs w:val="24"/>
            <w:rPrChange w:id="2154" w:author="Ben Remez" w:date="2025-08-25T21:56:00Z" w16du:dateUtc="2025-08-25T18:56:00Z">
              <w:rPr/>
            </w:rPrChange>
          </w:rPr>
          <w:t xml:space="preserve"> limitation observed in previous experiments. Earlier, the LLM struggled to distinguish between “Verbal” and “Material” interaction when evaluating</w:t>
        </w:r>
      </w:ins>
      <w:ins w:id="2155" w:author="Ben Remez" w:date="2025-08-25T21:46:00Z" w16du:dateUtc="2025-08-25T18:46:00Z">
        <w:r w:rsidRPr="00A77458">
          <w:rPr>
            <w:sz w:val="24"/>
            <w:szCs w:val="24"/>
            <w:rPrChange w:id="2156" w:author="Ben Remez" w:date="2025-08-25T21:56:00Z" w16du:dateUtc="2025-08-25T18:56:00Z">
              <w:rPr/>
            </w:rPrChange>
          </w:rPr>
          <w:t xml:space="preserve"> article context. This often led to misclassifications, particularly in ambiguous cases such as diplomatic negotiations being categorized as material events. </w:t>
        </w:r>
      </w:ins>
    </w:p>
    <w:p w14:paraId="0A71C9FF" w14:textId="09C005BE" w:rsidR="00314258" w:rsidRPr="00A77458" w:rsidRDefault="00314258" w:rsidP="007621AA">
      <w:pPr>
        <w:ind w:left="357"/>
        <w:jc w:val="both"/>
        <w:rPr>
          <w:ins w:id="2157" w:author="Ben Remez" w:date="2025-08-25T21:48:00Z" w16du:dateUtc="2025-08-25T18:48:00Z"/>
          <w:sz w:val="24"/>
          <w:szCs w:val="24"/>
          <w:rPrChange w:id="2158" w:author="Ben Remez" w:date="2025-08-25T21:56:00Z" w16du:dateUtc="2025-08-25T18:56:00Z">
            <w:rPr>
              <w:ins w:id="2159" w:author="Ben Remez" w:date="2025-08-25T21:48:00Z" w16du:dateUtc="2025-08-25T18:48:00Z"/>
            </w:rPr>
          </w:rPrChange>
        </w:rPr>
        <w:pPrChange w:id="2160" w:author="Alexander Apartsin" w:date="2025-08-27T11:11:00Z" w16du:dateUtc="2025-08-27T08:11:00Z">
          <w:pPr>
            <w:ind w:left="357"/>
          </w:pPr>
        </w:pPrChange>
      </w:pPr>
      <w:ins w:id="2161" w:author="Ben Remez" w:date="2025-08-25T21:47:00Z" w16du:dateUtc="2025-08-25T18:47:00Z">
        <w:r w:rsidRPr="00A77458">
          <w:rPr>
            <w:sz w:val="24"/>
            <w:szCs w:val="24"/>
            <w:rPrChange w:id="2162" w:author="Ben Remez" w:date="2025-08-25T21:56:00Z" w16du:dateUtc="2025-08-25T18:56:00Z">
              <w:rPr/>
            </w:rPrChange>
          </w:rPr>
          <w:lastRenderedPageBreak/>
          <w:t xml:space="preserve">By incorporating a second-stage reasoning layer, Deep Analysis leveraged the full context of each retrieved article along with certainty-based scoring. For each top-ranked result, the LLM </w:t>
        </w:r>
      </w:ins>
      <w:ins w:id="2163" w:author="Ben Remez" w:date="2025-08-25T21:48:00Z" w16du:dateUtc="2025-08-25T18:48:00Z">
        <w:r w:rsidRPr="00A77458">
          <w:rPr>
            <w:sz w:val="24"/>
            <w:szCs w:val="24"/>
            <w:rPrChange w:id="2164" w:author="Ben Remez" w:date="2025-08-25T21:56:00Z" w16du:dateUtc="2025-08-25T18:56:00Z">
              <w:rPr/>
            </w:rPrChange>
          </w:rPr>
          <w:t>was tasked with</w:t>
        </w:r>
      </w:ins>
      <w:ins w:id="2165" w:author="Ben Remez" w:date="2025-08-25T21:47:00Z" w16du:dateUtc="2025-08-25T18:47:00Z">
        <w:r w:rsidRPr="00A77458">
          <w:rPr>
            <w:sz w:val="24"/>
            <w:szCs w:val="24"/>
            <w:rPrChange w:id="2166" w:author="Ben Remez" w:date="2025-08-25T21:56:00Z" w16du:dateUtc="2025-08-25T18:56:00Z">
              <w:rPr/>
            </w:rPrChange>
          </w:rPr>
          <w:t xml:space="preserve"> assess</w:t>
        </w:r>
      </w:ins>
      <w:ins w:id="2167" w:author="Ben Remez" w:date="2025-08-25T21:48:00Z" w16du:dateUtc="2025-08-25T18:48:00Z">
        <w:r w:rsidRPr="00A77458">
          <w:rPr>
            <w:sz w:val="24"/>
            <w:szCs w:val="24"/>
            <w:rPrChange w:id="2168" w:author="Ben Remez" w:date="2025-08-25T21:56:00Z" w16du:dateUtc="2025-08-25T18:56:00Z">
              <w:rPr/>
            </w:rPrChange>
          </w:rPr>
          <w:t>ing</w:t>
        </w:r>
      </w:ins>
      <w:ins w:id="2169" w:author="Ben Remez" w:date="2025-08-25T21:47:00Z" w16du:dateUtc="2025-08-25T18:47:00Z">
        <w:r w:rsidRPr="00A77458">
          <w:rPr>
            <w:sz w:val="24"/>
            <w:szCs w:val="24"/>
            <w:rPrChange w:id="2170" w:author="Ben Remez" w:date="2025-08-25T21:56:00Z" w16du:dateUtc="2025-08-25T18:56:00Z">
              <w:rPr/>
            </w:rPrChange>
          </w:rPr>
          <w:t xml:space="preserve"> whether the article indicated Verbal or Material cooperation or conflict</w:t>
        </w:r>
      </w:ins>
      <w:ins w:id="2171" w:author="Ben Remez" w:date="2025-08-25T21:48:00Z" w16du:dateUtc="2025-08-25T18:48:00Z">
        <w:r w:rsidRPr="00A77458">
          <w:rPr>
            <w:sz w:val="24"/>
            <w:szCs w:val="24"/>
            <w:rPrChange w:id="2172" w:author="Ben Remez" w:date="2025-08-25T21:56:00Z" w16du:dateUtc="2025-08-25T18:56:00Z">
              <w:rPr/>
            </w:rPrChange>
          </w:rPr>
          <w:t xml:space="preserve">. Then we </w:t>
        </w:r>
      </w:ins>
      <w:ins w:id="2173" w:author="Ben Remez" w:date="2025-08-25T21:47:00Z" w16du:dateUtc="2025-08-25T18:47:00Z">
        <w:r w:rsidRPr="00A77458">
          <w:rPr>
            <w:sz w:val="24"/>
            <w:szCs w:val="24"/>
            <w:rPrChange w:id="2174" w:author="Ben Remez" w:date="2025-08-25T21:56:00Z" w16du:dateUtc="2025-08-25T18:56:00Z">
              <w:rPr/>
            </w:rPrChange>
          </w:rPr>
          <w:t xml:space="preserve">assigned scores based on the certainty of its predictions. This structured reasoning process </w:t>
        </w:r>
        <w:del w:id="2175" w:author="Alexander Apartsin" w:date="2025-08-27T11:12:00Z" w16du:dateUtc="2025-08-27T08:12:00Z">
          <w:r w:rsidRPr="00A77458" w:rsidDel="007621AA">
            <w:rPr>
              <w:sz w:val="24"/>
              <w:szCs w:val="24"/>
              <w:rPrChange w:id="2176" w:author="Ben Remez" w:date="2025-08-25T21:56:00Z" w16du:dateUtc="2025-08-25T18:56:00Z">
                <w:rPr/>
              </w:rPrChange>
            </w:rPr>
            <w:delText>allowed the pipeline to resolve mixed signals across multiple articles and make more consistent, evidence-backed</w:delText>
          </w:r>
        </w:del>
      </w:ins>
      <w:ins w:id="2177" w:author="Alexander Apartsin" w:date="2025-08-27T11:12:00Z" w16du:dateUtc="2025-08-27T08:12:00Z">
        <w:r w:rsidR="007621AA">
          <w:rPr>
            <w:sz w:val="24"/>
            <w:szCs w:val="24"/>
          </w:rPr>
          <w:t>enabled the pipeline to resolve conflicting signals across multiple articles and make more consistent, evidence-based</w:t>
        </w:r>
      </w:ins>
      <w:ins w:id="2178" w:author="Ben Remez" w:date="2025-08-25T21:47:00Z" w16du:dateUtc="2025-08-25T18:47:00Z">
        <w:r w:rsidRPr="00A77458">
          <w:rPr>
            <w:sz w:val="24"/>
            <w:szCs w:val="24"/>
            <w:rPrChange w:id="2179" w:author="Ben Remez" w:date="2025-08-25T21:56:00Z" w16du:dateUtc="2025-08-25T18:56:00Z">
              <w:rPr/>
            </w:rPrChange>
          </w:rPr>
          <w:t xml:space="preserve"> decisions.</w:t>
        </w:r>
      </w:ins>
    </w:p>
    <w:p w14:paraId="2EB36638" w14:textId="3BE130EF" w:rsidR="00314258" w:rsidRPr="00A77458" w:rsidRDefault="00314258" w:rsidP="007621AA">
      <w:pPr>
        <w:ind w:left="357"/>
        <w:jc w:val="both"/>
        <w:rPr>
          <w:ins w:id="2180" w:author="Ben Remez" w:date="2025-08-25T21:50:00Z" w16du:dateUtc="2025-08-25T18:50:00Z"/>
          <w:sz w:val="24"/>
          <w:szCs w:val="24"/>
          <w:rPrChange w:id="2181" w:author="Ben Remez" w:date="2025-08-25T21:56:00Z" w16du:dateUtc="2025-08-25T18:56:00Z">
            <w:rPr>
              <w:ins w:id="2182" w:author="Ben Remez" w:date="2025-08-25T21:50:00Z" w16du:dateUtc="2025-08-25T18:50:00Z"/>
            </w:rPr>
          </w:rPrChange>
        </w:rPr>
        <w:pPrChange w:id="2183" w:author="Alexander Apartsin" w:date="2025-08-27T11:11:00Z" w16du:dateUtc="2025-08-27T08:11:00Z">
          <w:pPr>
            <w:ind w:left="357"/>
          </w:pPr>
        </w:pPrChange>
      </w:pPr>
      <w:ins w:id="2184" w:author="Ben Remez" w:date="2025-08-25T21:48:00Z" w16du:dateUtc="2025-08-25T18:48:00Z">
        <w:r w:rsidRPr="00A77458">
          <w:rPr>
            <w:sz w:val="24"/>
            <w:szCs w:val="24"/>
            <w:rPrChange w:id="2185" w:author="Ben Remez" w:date="2025-08-25T21:56:00Z" w16du:dateUtc="2025-08-25T18:56:00Z">
              <w:rPr/>
            </w:rPrChange>
          </w:rPr>
          <w:t xml:space="preserve">The impact of this step was especially significant for the manual extraction pipeline. With Deep Analysis, ‘Manual DA’ achieved a precision of 66.7%, </w:t>
        </w:r>
      </w:ins>
      <w:ins w:id="2186" w:author="Alexander Apartsin" w:date="2025-08-27T11:12:00Z" w16du:dateUtc="2025-08-27T08:12:00Z">
        <w:r w:rsidR="007621AA">
          <w:rPr>
            <w:sz w:val="24"/>
            <w:szCs w:val="24"/>
          </w:rPr>
          <w:t xml:space="preserve">a </w:t>
        </w:r>
      </w:ins>
      <w:ins w:id="2187" w:author="Ben Remez" w:date="2025-08-25T21:48:00Z" w16du:dateUtc="2025-08-25T18:48:00Z">
        <w:r w:rsidRPr="00A77458">
          <w:rPr>
            <w:sz w:val="24"/>
            <w:szCs w:val="24"/>
            <w:rPrChange w:id="2188" w:author="Ben Remez" w:date="2025-08-25T21:56:00Z" w16du:dateUtc="2025-08-25T18:56:00Z">
              <w:rPr/>
            </w:rPrChange>
          </w:rPr>
          <w:t>recall of 54.2%, an F1 score of 49.5%,</w:t>
        </w:r>
      </w:ins>
      <w:ins w:id="2189" w:author="Ben Remez" w:date="2025-08-25T21:49:00Z" w16du:dateUtc="2025-08-25T18:49:00Z">
        <w:r w:rsidRPr="00A77458">
          <w:rPr>
            <w:sz w:val="24"/>
            <w:szCs w:val="24"/>
            <w:rPrChange w:id="2190" w:author="Ben Remez" w:date="2025-08-25T21:56:00Z" w16du:dateUtc="2025-08-25T18:56:00Z">
              <w:rPr/>
            </w:rPrChange>
          </w:rPr>
          <w:t xml:space="preserve"> and an accuracy score of 56%,</w:t>
        </w:r>
      </w:ins>
      <w:ins w:id="2191" w:author="Ben Remez" w:date="2025-08-25T21:48:00Z" w16du:dateUtc="2025-08-25T18:48:00Z">
        <w:r w:rsidRPr="00A77458">
          <w:rPr>
            <w:sz w:val="24"/>
            <w:szCs w:val="24"/>
            <w:rPrChange w:id="2192" w:author="Ben Remez" w:date="2025-08-25T21:56:00Z" w16du:dateUtc="2025-08-25T18:56:00Z">
              <w:rPr/>
            </w:rPrChange>
          </w:rPr>
          <w:t xml:space="preserve"> outperforming all other configurations. In contrast, </w:t>
        </w:r>
      </w:ins>
      <w:ins w:id="2193" w:author="Ben Remez" w:date="2025-08-25T21:49:00Z" w16du:dateUtc="2025-08-25T18:49:00Z">
        <w:r w:rsidRPr="00A77458">
          <w:rPr>
            <w:sz w:val="24"/>
            <w:szCs w:val="24"/>
            <w:rPrChange w:id="2194" w:author="Ben Remez" w:date="2025-08-25T21:56:00Z" w16du:dateUtc="2025-08-25T18:56:00Z">
              <w:rPr/>
            </w:rPrChange>
          </w:rPr>
          <w:t>‘</w:t>
        </w:r>
      </w:ins>
      <w:ins w:id="2195" w:author="Ben Remez" w:date="2025-08-25T21:48:00Z" w16du:dateUtc="2025-08-25T18:48:00Z">
        <w:r w:rsidRPr="00A77458">
          <w:rPr>
            <w:sz w:val="24"/>
            <w:szCs w:val="24"/>
            <w:rPrChange w:id="2196" w:author="Ben Remez" w:date="2025-08-25T21:56:00Z" w16du:dateUtc="2025-08-25T18:56:00Z">
              <w:rPr/>
            </w:rPrChange>
          </w:rPr>
          <w:t>RAG Improved DA</w:t>
        </w:r>
      </w:ins>
      <w:ins w:id="2197" w:author="Ben Remez" w:date="2025-08-25T21:49:00Z" w16du:dateUtc="2025-08-25T18:49:00Z">
        <w:r w:rsidRPr="00A77458">
          <w:rPr>
            <w:sz w:val="24"/>
            <w:szCs w:val="24"/>
            <w:rPrChange w:id="2198" w:author="Ben Remez" w:date="2025-08-25T21:56:00Z" w16du:dateUtc="2025-08-25T18:56:00Z">
              <w:rPr/>
            </w:rPrChange>
          </w:rPr>
          <w:t>’</w:t>
        </w:r>
      </w:ins>
      <w:ins w:id="2199" w:author="Ben Remez" w:date="2025-08-25T21:48:00Z" w16du:dateUtc="2025-08-25T18:48:00Z">
        <w:r w:rsidRPr="00A77458">
          <w:rPr>
            <w:sz w:val="24"/>
            <w:szCs w:val="24"/>
            <w:rPrChange w:id="2200" w:author="Ben Remez" w:date="2025-08-25T21:56:00Z" w16du:dateUtc="2025-08-25T18:56:00Z">
              <w:rPr/>
            </w:rPrChange>
          </w:rPr>
          <w:t xml:space="preserve"> also benefited from the enhanced reasoning layer but achieved slightly lower gains, reaching a precision of 50.4%, </w:t>
        </w:r>
      </w:ins>
      <w:ins w:id="2201" w:author="Alexander Apartsin" w:date="2025-08-27T11:12:00Z" w16du:dateUtc="2025-08-27T08:12:00Z">
        <w:r w:rsidR="007621AA">
          <w:rPr>
            <w:sz w:val="24"/>
            <w:szCs w:val="24"/>
          </w:rPr>
          <w:t xml:space="preserve">a </w:t>
        </w:r>
      </w:ins>
      <w:ins w:id="2202" w:author="Ben Remez" w:date="2025-08-25T21:48:00Z" w16du:dateUtc="2025-08-25T18:48:00Z">
        <w:r w:rsidRPr="00A77458">
          <w:rPr>
            <w:sz w:val="24"/>
            <w:szCs w:val="24"/>
            <w:rPrChange w:id="2203" w:author="Ben Remez" w:date="2025-08-25T21:56:00Z" w16du:dateUtc="2025-08-25T18:56:00Z">
              <w:rPr/>
            </w:rPrChange>
          </w:rPr>
          <w:t>recall of 51.1%</w:t>
        </w:r>
      </w:ins>
      <w:ins w:id="2204" w:author="Ben Remez" w:date="2025-08-25T21:49:00Z" w16du:dateUtc="2025-08-25T18:49:00Z">
        <w:r w:rsidRPr="00A77458">
          <w:rPr>
            <w:sz w:val="24"/>
            <w:szCs w:val="24"/>
            <w:rPrChange w:id="2205" w:author="Ben Remez" w:date="2025-08-25T21:56:00Z" w16du:dateUtc="2025-08-25T18:56:00Z">
              <w:rPr/>
            </w:rPrChange>
          </w:rPr>
          <w:t>,</w:t>
        </w:r>
      </w:ins>
      <w:ins w:id="2206" w:author="Ben Remez" w:date="2025-08-25T21:48:00Z" w16du:dateUtc="2025-08-25T18:48:00Z">
        <w:r w:rsidRPr="00A77458">
          <w:rPr>
            <w:sz w:val="24"/>
            <w:szCs w:val="24"/>
            <w:rPrChange w:id="2207" w:author="Ben Remez" w:date="2025-08-25T21:56:00Z" w16du:dateUtc="2025-08-25T18:56:00Z">
              <w:rPr/>
            </w:rPrChange>
          </w:rPr>
          <w:t xml:space="preserve"> an F1 score of 50.5%</w:t>
        </w:r>
      </w:ins>
      <w:ins w:id="2208" w:author="Ben Remez" w:date="2025-08-25T21:49:00Z" w16du:dateUtc="2025-08-25T18:49:00Z">
        <w:r w:rsidRPr="00A77458">
          <w:rPr>
            <w:sz w:val="24"/>
            <w:szCs w:val="24"/>
            <w:rPrChange w:id="2209" w:author="Ben Remez" w:date="2025-08-25T21:56:00Z" w16du:dateUtc="2025-08-25T18:56:00Z">
              <w:rPr/>
            </w:rPrChange>
          </w:rPr>
          <w:t xml:space="preserve">, and an accuracy score of </w:t>
        </w:r>
      </w:ins>
      <w:ins w:id="2210" w:author="Ben Remez" w:date="2025-08-25T21:50:00Z" w16du:dateUtc="2025-08-25T18:50:00Z">
        <w:r w:rsidRPr="00A77458">
          <w:rPr>
            <w:sz w:val="24"/>
            <w:szCs w:val="24"/>
            <w:rPrChange w:id="2211" w:author="Ben Remez" w:date="2025-08-25T21:56:00Z" w16du:dateUtc="2025-08-25T18:56:00Z">
              <w:rPr/>
            </w:rPrChange>
          </w:rPr>
          <w:t>54%</w:t>
        </w:r>
      </w:ins>
      <w:ins w:id="2212" w:author="Ben Remez" w:date="2025-08-25T21:48:00Z" w16du:dateUtc="2025-08-25T18:48:00Z">
        <w:r w:rsidRPr="00A77458">
          <w:rPr>
            <w:sz w:val="24"/>
            <w:szCs w:val="24"/>
            <w:rPrChange w:id="2213" w:author="Ben Remez" w:date="2025-08-25T21:56:00Z" w16du:dateUtc="2025-08-25T18:56:00Z">
              <w:rPr/>
            </w:rPrChange>
          </w:rPr>
          <w:t>.</w:t>
        </w:r>
      </w:ins>
    </w:p>
    <w:p w14:paraId="52BB4533" w14:textId="127B6225" w:rsidR="00A77458" w:rsidRDefault="00A77458" w:rsidP="007621AA">
      <w:pPr>
        <w:ind w:left="357"/>
        <w:jc w:val="both"/>
        <w:rPr>
          <w:ins w:id="2214" w:author="Ben Remez" w:date="2025-08-25T23:32:00Z" w16du:dateUtc="2025-08-25T20:32:00Z"/>
          <w:sz w:val="24"/>
          <w:szCs w:val="24"/>
        </w:rPr>
        <w:pPrChange w:id="2215" w:author="Alexander Apartsin" w:date="2025-08-27T11:11:00Z" w16du:dateUtc="2025-08-27T08:11:00Z">
          <w:pPr>
            <w:ind w:left="357"/>
          </w:pPr>
        </w:pPrChange>
      </w:pPr>
      <w:ins w:id="2216" w:author="Ben Remez" w:date="2025-08-25T21:50:00Z" w16du:dateUtc="2025-08-25T18:50:00Z">
        <w:r w:rsidRPr="00A77458">
          <w:rPr>
            <w:sz w:val="24"/>
            <w:szCs w:val="24"/>
            <w:rPrChange w:id="2217" w:author="Ben Remez" w:date="2025-08-25T21:56:00Z" w16du:dateUtc="2025-08-25T18:56:00Z">
              <w:rPr>
                <w:rFonts w:asciiTheme="majorHAnsi" w:eastAsiaTheme="majorEastAsia" w:hAnsiTheme="majorHAnsi" w:cstheme="majorBidi"/>
                <w:color w:val="0F4761" w:themeColor="accent1" w:themeShade="BF"/>
                <w:sz w:val="32"/>
                <w:szCs w:val="32"/>
              </w:rPr>
            </w:rPrChange>
          </w:rPr>
          <w:t>While manual extraction with Deep Analysis currently leads in predictive accuracy, ‘RAG Improved DA’ closed much of the gap and remains the more scalable and automated solution. Manual document selection inherently provides higher-quality, domain-relevant context, but it is also time-consuming and resource-intensive. RAG, combined with Deep Analysis, delivers comparable performance without requiring manual curation, positioning it as a practical alternative for large-scale, real-world forecasting tasks.</w:t>
        </w:r>
      </w:ins>
    </w:p>
    <w:p w14:paraId="174FE878" w14:textId="15F87D3B" w:rsidR="00CC3A26" w:rsidRDefault="00CC3A26" w:rsidP="007621AA">
      <w:pPr>
        <w:ind w:left="357"/>
        <w:jc w:val="both"/>
        <w:rPr>
          <w:ins w:id="2218" w:author="Ben Remez" w:date="2025-08-26T00:57:00Z" w16du:dateUtc="2025-08-25T21:57:00Z"/>
          <w:sz w:val="24"/>
          <w:szCs w:val="24"/>
        </w:rPr>
        <w:pPrChange w:id="2219" w:author="Alexander Apartsin" w:date="2025-08-27T11:11:00Z" w16du:dateUtc="2025-08-27T08:11:00Z">
          <w:pPr>
            <w:ind w:left="357"/>
          </w:pPr>
        </w:pPrChange>
      </w:pPr>
      <w:ins w:id="2220" w:author="Ben Remez" w:date="2025-08-25T23:32:00Z" w16du:dateUtc="2025-08-25T20:32:00Z">
        <w:r>
          <w:rPr>
            <w:sz w:val="24"/>
            <w:szCs w:val="24"/>
          </w:rPr>
          <w:t>With Deep Analysis, ‘Manual DA’ and ‘RAG Improved DA’ both surpassed MIRAI’s baseline scores across several key</w:t>
        </w:r>
      </w:ins>
      <w:ins w:id="2221" w:author="Ben Remez" w:date="2025-08-25T23:33:00Z" w16du:dateUtc="2025-08-25T20:33:00Z">
        <w:r>
          <w:rPr>
            <w:sz w:val="24"/>
            <w:szCs w:val="24"/>
          </w:rPr>
          <w:t xml:space="preserve"> metrics, demonstrating that the proposed pipeline offers competitive or superior performance.</w:t>
        </w:r>
      </w:ins>
    </w:p>
    <w:p w14:paraId="4EBF0C6B" w14:textId="5F2A12E8" w:rsidR="008A68C3" w:rsidRDefault="008A68C3" w:rsidP="007621AA">
      <w:pPr>
        <w:ind w:left="357"/>
        <w:jc w:val="both"/>
        <w:rPr>
          <w:ins w:id="2222" w:author="Ben Remez" w:date="2025-08-26T00:58:00Z" w16du:dateUtc="2025-08-25T21:58:00Z"/>
          <w:sz w:val="24"/>
          <w:szCs w:val="24"/>
        </w:rPr>
        <w:pPrChange w:id="2223" w:author="Alexander Apartsin" w:date="2025-08-27T11:11:00Z" w16du:dateUtc="2025-08-27T08:11:00Z">
          <w:pPr>
            <w:ind w:left="357"/>
          </w:pPr>
        </w:pPrChange>
      </w:pPr>
      <w:ins w:id="2224" w:author="Ben Remez" w:date="2025-08-26T00:57:00Z" w16du:dateUtc="2025-08-25T21:57:00Z">
        <w:del w:id="2225" w:author="Alexander Apartsin" w:date="2025-08-27T11:12:00Z" w16du:dateUtc="2025-08-27T08:12:00Z">
          <w:r w:rsidRPr="008A68C3" w:rsidDel="007621AA">
            <w:rPr>
              <w:sz w:val="24"/>
              <w:szCs w:val="24"/>
            </w:rPr>
            <w:delText>In addition, we explored</w:delText>
          </w:r>
        </w:del>
      </w:ins>
      <w:ins w:id="2226" w:author="Alexander Apartsin" w:date="2025-08-27T11:12:00Z" w16du:dateUtc="2025-08-27T08:12:00Z">
        <w:r w:rsidR="007621AA">
          <w:rPr>
            <w:sz w:val="24"/>
            <w:szCs w:val="24"/>
          </w:rPr>
          <w:t>Additionally, we investigated</w:t>
        </w:r>
      </w:ins>
      <w:ins w:id="2227" w:author="Ben Remez" w:date="2025-08-26T00:57:00Z" w16du:dateUtc="2025-08-25T21:57:00Z">
        <w:r w:rsidRPr="008A68C3">
          <w:rPr>
            <w:sz w:val="24"/>
            <w:szCs w:val="24"/>
          </w:rPr>
          <w:t xml:space="preserve"> whether a threshold could be identified for selectively applying the Deep Analysis step. Specifically, we examined the delta between the top two ranked hypotheses, </w:t>
        </w:r>
        <w:del w:id="2228" w:author="Alexander Apartsin" w:date="2025-08-27T11:12:00Z" w16du:dateUtc="2025-08-27T08:12:00Z">
          <w:r w:rsidRPr="008A68C3" w:rsidDel="007621AA">
            <w:rPr>
              <w:sz w:val="24"/>
              <w:szCs w:val="24"/>
            </w:rPr>
            <w:delText>with the assumption that smaller deltas (indicating high</w:delText>
          </w:r>
        </w:del>
      </w:ins>
      <w:proofErr w:type="gramStart"/>
      <w:ins w:id="2229" w:author="Alexander Apartsin" w:date="2025-08-27T11:12:00Z" w16du:dateUtc="2025-08-27T08:12:00Z">
        <w:r w:rsidR="007621AA">
          <w:rPr>
            <w:sz w:val="24"/>
            <w:szCs w:val="24"/>
          </w:rPr>
          <w:t>assuming that</w:t>
        </w:r>
        <w:proofErr w:type="gramEnd"/>
        <w:r w:rsidR="007621AA">
          <w:rPr>
            <w:sz w:val="24"/>
            <w:szCs w:val="24"/>
          </w:rPr>
          <w:t xml:space="preserve"> smaller deltas (indicating higher</w:t>
        </w:r>
      </w:ins>
      <w:ins w:id="2230" w:author="Ben Remez" w:date="2025-08-26T00:57:00Z" w16du:dateUtc="2025-08-25T21:57:00Z">
        <w:r w:rsidRPr="008A68C3">
          <w:rPr>
            <w:sz w:val="24"/>
            <w:szCs w:val="24"/>
          </w:rPr>
          <w:t xml:space="preserve"> ambiguity) would benefit most from further analysis. However, contrary to expectations, the results showed that lower deltas correlated with higher accuracy rather than lower, and thus no effective threshold could be established. Further details and supporting visualizations are provided in Appendix C.</w:t>
        </w:r>
      </w:ins>
    </w:p>
    <w:p w14:paraId="2FC0E63A" w14:textId="77777777" w:rsidR="008A68C3" w:rsidRPr="00A77458" w:rsidRDefault="008A68C3">
      <w:pPr>
        <w:ind w:left="357"/>
        <w:rPr>
          <w:ins w:id="2231" w:author="Ben Remez" w:date="2025-08-25T21:43:00Z" w16du:dateUtc="2025-08-25T18:43:00Z"/>
          <w:sz w:val="24"/>
          <w:szCs w:val="24"/>
          <w:rPrChange w:id="2232" w:author="Ben Remez" w:date="2025-08-25T21:56:00Z" w16du:dateUtc="2025-08-25T18:56:00Z">
            <w:rPr>
              <w:ins w:id="2233" w:author="Ben Remez" w:date="2025-08-25T21:43:00Z" w16du:dateUtc="2025-08-25T18:43:00Z"/>
            </w:rPr>
          </w:rPrChange>
        </w:rPr>
        <w:pPrChange w:id="2234" w:author="Ben Remez" w:date="2025-08-25T21:47:00Z" w16du:dateUtc="2025-08-25T18:47:00Z">
          <w:pPr>
            <w:pStyle w:val="Heading2"/>
            <w:numPr>
              <w:ilvl w:val="1"/>
              <w:numId w:val="14"/>
            </w:numPr>
            <w:ind w:left="1080" w:hanging="720"/>
          </w:pPr>
        </w:pPrChange>
      </w:pPr>
    </w:p>
    <w:tbl>
      <w:tblPr>
        <w:tblStyle w:val="TableGrid"/>
        <w:tblW w:w="10343" w:type="dxa"/>
        <w:jc w:val="center"/>
        <w:tblLook w:val="04A0" w:firstRow="1" w:lastRow="0" w:firstColumn="1" w:lastColumn="0" w:noHBand="0" w:noVBand="1"/>
        <w:tblPrChange w:id="2235" w:author="Ben Remez" w:date="2025-08-25T21:58:00Z" w16du:dateUtc="2025-08-25T18:58:00Z">
          <w:tblPr>
            <w:tblStyle w:val="TableGrid"/>
            <w:tblW w:w="10060" w:type="dxa"/>
            <w:jc w:val="center"/>
            <w:tblLook w:val="04A0" w:firstRow="1" w:lastRow="0" w:firstColumn="1" w:lastColumn="0" w:noHBand="0" w:noVBand="1"/>
          </w:tblPr>
        </w:tblPrChange>
      </w:tblPr>
      <w:tblGrid>
        <w:gridCol w:w="1838"/>
        <w:gridCol w:w="1341"/>
        <w:gridCol w:w="1314"/>
        <w:gridCol w:w="986"/>
        <w:gridCol w:w="1121"/>
        <w:gridCol w:w="1239"/>
        <w:gridCol w:w="1121"/>
        <w:gridCol w:w="1383"/>
        <w:tblGridChange w:id="2236">
          <w:tblGrid>
            <w:gridCol w:w="1696"/>
            <w:gridCol w:w="142"/>
            <w:gridCol w:w="1341"/>
            <w:gridCol w:w="1314"/>
            <w:gridCol w:w="986"/>
            <w:gridCol w:w="1121"/>
            <w:gridCol w:w="1239"/>
            <w:gridCol w:w="1121"/>
            <w:gridCol w:w="1100"/>
            <w:gridCol w:w="283"/>
          </w:tblGrid>
        </w:tblGridChange>
      </w:tblGrid>
      <w:tr w:rsidR="00A77458" w14:paraId="42F6B4BB" w14:textId="77777777" w:rsidTr="00A77458">
        <w:trPr>
          <w:jc w:val="center"/>
          <w:ins w:id="2237" w:author="Ben Remez" w:date="2025-08-25T21:56:00Z"/>
          <w:trPrChange w:id="2238" w:author="Ben Remez" w:date="2025-08-25T21:58:00Z" w16du:dateUtc="2025-08-25T18:58:00Z">
            <w:trPr>
              <w:gridAfter w:val="0"/>
              <w:jc w:val="center"/>
            </w:trPr>
          </w:trPrChange>
        </w:trPr>
        <w:tc>
          <w:tcPr>
            <w:tcW w:w="1838" w:type="dxa"/>
            <w:tcPrChange w:id="2239" w:author="Ben Remez" w:date="2025-08-25T21:58:00Z" w16du:dateUtc="2025-08-25T18:58:00Z">
              <w:tcPr>
                <w:tcW w:w="1696" w:type="dxa"/>
              </w:tcPr>
            </w:tcPrChange>
          </w:tcPr>
          <w:p w14:paraId="033D95BC" w14:textId="23F8F3AB" w:rsidR="00A77458" w:rsidRPr="002E5FFE" w:rsidRDefault="00A77458" w:rsidP="00A77458">
            <w:pPr>
              <w:rPr>
                <w:ins w:id="2240" w:author="Ben Remez" w:date="2025-08-25T21:56:00Z" w16du:dateUtc="2025-08-25T18:56:00Z"/>
                <w:sz w:val="24"/>
                <w:szCs w:val="24"/>
                <w:rPrChange w:id="2241" w:author="Alexander Apartsin" w:date="2025-08-27T11:35:00Z" w16du:dateUtc="2025-08-27T08:35:00Z">
                  <w:rPr>
                    <w:ins w:id="2242" w:author="Ben Remez" w:date="2025-08-25T21:56:00Z" w16du:dateUtc="2025-08-25T18:56:00Z"/>
                  </w:rPr>
                </w:rPrChange>
              </w:rPr>
            </w:pPr>
            <w:ins w:id="2243" w:author="Ben Remez" w:date="2025-08-25T21:57:00Z" w16du:dateUtc="2025-08-25T18:57:00Z">
              <w:r w:rsidRPr="002E5FFE">
                <w:rPr>
                  <w:rFonts w:ascii="Neue Haas Grotesk Text Pro" w:hAnsi="Neue Haas Grotesk Text Pro" w:cs="Arial"/>
                  <w:b/>
                  <w:bCs/>
                  <w:kern w:val="24"/>
                  <w:sz w:val="24"/>
                  <w:szCs w:val="24"/>
                  <w:lang w:val="en-US"/>
                  <w:rPrChange w:id="2244"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Metric</w:t>
              </w:r>
            </w:ins>
          </w:p>
        </w:tc>
        <w:tc>
          <w:tcPr>
            <w:tcW w:w="1341" w:type="dxa"/>
            <w:tcPrChange w:id="2245" w:author="Ben Remez" w:date="2025-08-25T21:58:00Z" w16du:dateUtc="2025-08-25T18:58:00Z">
              <w:tcPr>
                <w:tcW w:w="1483" w:type="dxa"/>
                <w:gridSpan w:val="2"/>
              </w:tcPr>
            </w:tcPrChange>
          </w:tcPr>
          <w:p w14:paraId="6CA5EDD0" w14:textId="20A8BF50" w:rsidR="00A77458" w:rsidRPr="002E5FFE" w:rsidRDefault="00A77458" w:rsidP="00A77458">
            <w:pPr>
              <w:rPr>
                <w:ins w:id="2246" w:author="Ben Remez" w:date="2025-08-25T21:56:00Z" w16du:dateUtc="2025-08-25T18:56:00Z"/>
                <w:sz w:val="24"/>
                <w:szCs w:val="24"/>
                <w:rPrChange w:id="2247" w:author="Alexander Apartsin" w:date="2025-08-27T11:35:00Z" w16du:dateUtc="2025-08-27T08:35:00Z">
                  <w:rPr>
                    <w:ins w:id="2248" w:author="Ben Remez" w:date="2025-08-25T21:56:00Z" w16du:dateUtc="2025-08-25T18:56:00Z"/>
                  </w:rPr>
                </w:rPrChange>
              </w:rPr>
            </w:pPr>
            <w:ins w:id="2249" w:author="Ben Remez" w:date="2025-08-25T21:57:00Z" w16du:dateUtc="2025-08-25T18:57:00Z">
              <w:r w:rsidRPr="002E5FFE">
                <w:rPr>
                  <w:rFonts w:ascii="Neue Haas Grotesk Text Pro" w:hAnsi="Neue Haas Grotesk Text Pro" w:cs="Arial"/>
                  <w:b/>
                  <w:bCs/>
                  <w:kern w:val="24"/>
                  <w:sz w:val="24"/>
                  <w:szCs w:val="24"/>
                  <w:lang w:val="en-US"/>
                  <w:rPrChange w:id="2250"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RAG Improved DA</w:t>
              </w:r>
            </w:ins>
          </w:p>
        </w:tc>
        <w:tc>
          <w:tcPr>
            <w:tcW w:w="1314" w:type="dxa"/>
            <w:tcPrChange w:id="2251" w:author="Ben Remez" w:date="2025-08-25T21:58:00Z" w16du:dateUtc="2025-08-25T18:58:00Z">
              <w:tcPr>
                <w:tcW w:w="1314" w:type="dxa"/>
              </w:tcPr>
            </w:tcPrChange>
          </w:tcPr>
          <w:p w14:paraId="34A13E53" w14:textId="04C031E3" w:rsidR="00A77458" w:rsidRPr="002E5FFE" w:rsidRDefault="00A77458" w:rsidP="00A77458">
            <w:pPr>
              <w:rPr>
                <w:ins w:id="2252" w:author="Ben Remez" w:date="2025-08-25T21:56:00Z" w16du:dateUtc="2025-08-25T18:56:00Z"/>
                <w:sz w:val="24"/>
                <w:szCs w:val="24"/>
                <w:rPrChange w:id="2253" w:author="Alexander Apartsin" w:date="2025-08-27T11:35:00Z" w16du:dateUtc="2025-08-27T08:35:00Z">
                  <w:rPr>
                    <w:ins w:id="2254" w:author="Ben Remez" w:date="2025-08-25T21:56:00Z" w16du:dateUtc="2025-08-25T18:56:00Z"/>
                  </w:rPr>
                </w:rPrChange>
              </w:rPr>
            </w:pPr>
            <w:ins w:id="2255" w:author="Ben Remez" w:date="2025-08-25T21:57:00Z" w16du:dateUtc="2025-08-25T18:57:00Z">
              <w:r w:rsidRPr="002E5FFE">
                <w:rPr>
                  <w:rFonts w:ascii="Neue Haas Grotesk Text Pro" w:hAnsi="Neue Haas Grotesk Text Pro" w:cs="Arial"/>
                  <w:b/>
                  <w:bCs/>
                  <w:kern w:val="24"/>
                  <w:sz w:val="24"/>
                  <w:szCs w:val="24"/>
                  <w:lang w:val="en-US"/>
                  <w:rPrChange w:id="2256"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RAG Improved</w:t>
              </w:r>
            </w:ins>
          </w:p>
        </w:tc>
        <w:tc>
          <w:tcPr>
            <w:tcW w:w="986" w:type="dxa"/>
            <w:tcPrChange w:id="2257" w:author="Ben Remez" w:date="2025-08-25T21:58:00Z" w16du:dateUtc="2025-08-25T18:58:00Z">
              <w:tcPr>
                <w:tcW w:w="986" w:type="dxa"/>
              </w:tcPr>
            </w:tcPrChange>
          </w:tcPr>
          <w:p w14:paraId="28E0C700" w14:textId="5C46926D" w:rsidR="00A77458" w:rsidRPr="002E5FFE" w:rsidRDefault="00A77458" w:rsidP="00A77458">
            <w:pPr>
              <w:rPr>
                <w:ins w:id="2258" w:author="Ben Remez" w:date="2025-08-25T21:56:00Z" w16du:dateUtc="2025-08-25T18:56:00Z"/>
                <w:sz w:val="24"/>
                <w:szCs w:val="24"/>
                <w:rPrChange w:id="2259" w:author="Alexander Apartsin" w:date="2025-08-27T11:35:00Z" w16du:dateUtc="2025-08-27T08:35:00Z">
                  <w:rPr>
                    <w:ins w:id="2260" w:author="Ben Remez" w:date="2025-08-25T21:56:00Z" w16du:dateUtc="2025-08-25T18:56:00Z"/>
                  </w:rPr>
                </w:rPrChange>
              </w:rPr>
            </w:pPr>
            <w:ins w:id="2261" w:author="Ben Remez" w:date="2025-08-25T21:57:00Z" w16du:dateUtc="2025-08-25T18:57:00Z">
              <w:r w:rsidRPr="002E5FFE">
                <w:rPr>
                  <w:rFonts w:ascii="Neue Haas Grotesk Text Pro" w:hAnsi="Neue Haas Grotesk Text Pro" w:cs="Arial"/>
                  <w:b/>
                  <w:bCs/>
                  <w:kern w:val="24"/>
                  <w:sz w:val="24"/>
                  <w:szCs w:val="24"/>
                  <w:lang w:val="en-US"/>
                  <w:rPrChange w:id="2262"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RAG</w:t>
              </w:r>
            </w:ins>
          </w:p>
        </w:tc>
        <w:tc>
          <w:tcPr>
            <w:tcW w:w="1121" w:type="dxa"/>
            <w:tcPrChange w:id="2263" w:author="Ben Remez" w:date="2025-08-25T21:58:00Z" w16du:dateUtc="2025-08-25T18:58:00Z">
              <w:tcPr>
                <w:tcW w:w="1121" w:type="dxa"/>
              </w:tcPr>
            </w:tcPrChange>
          </w:tcPr>
          <w:p w14:paraId="523F2477" w14:textId="1A6C4BF2" w:rsidR="00A77458" w:rsidRPr="002E5FFE" w:rsidRDefault="00A77458" w:rsidP="00A77458">
            <w:pPr>
              <w:rPr>
                <w:ins w:id="2264" w:author="Ben Remez" w:date="2025-08-25T21:56:00Z" w16du:dateUtc="2025-08-25T18:56:00Z"/>
                <w:sz w:val="24"/>
                <w:szCs w:val="24"/>
                <w:rPrChange w:id="2265" w:author="Alexander Apartsin" w:date="2025-08-27T11:35:00Z" w16du:dateUtc="2025-08-27T08:35:00Z">
                  <w:rPr>
                    <w:ins w:id="2266" w:author="Ben Remez" w:date="2025-08-25T21:56:00Z" w16du:dateUtc="2025-08-25T18:56:00Z"/>
                  </w:rPr>
                </w:rPrChange>
              </w:rPr>
            </w:pPr>
            <w:ins w:id="2267" w:author="Ben Remez" w:date="2025-08-25T21:57:00Z" w16du:dateUtc="2025-08-25T18:57:00Z">
              <w:r w:rsidRPr="002E5FFE">
                <w:rPr>
                  <w:rFonts w:ascii="Neue Haas Grotesk Text Pro" w:hAnsi="Neue Haas Grotesk Text Pro" w:cs="Arial"/>
                  <w:b/>
                  <w:bCs/>
                  <w:kern w:val="24"/>
                  <w:sz w:val="24"/>
                  <w:szCs w:val="24"/>
                  <w:lang w:val="en-US"/>
                  <w:rPrChange w:id="2268"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Manual DA</w:t>
              </w:r>
            </w:ins>
          </w:p>
        </w:tc>
        <w:tc>
          <w:tcPr>
            <w:tcW w:w="1239" w:type="dxa"/>
            <w:tcPrChange w:id="2269" w:author="Ben Remez" w:date="2025-08-25T21:58:00Z" w16du:dateUtc="2025-08-25T18:58:00Z">
              <w:tcPr>
                <w:tcW w:w="1239" w:type="dxa"/>
              </w:tcPr>
            </w:tcPrChange>
          </w:tcPr>
          <w:p w14:paraId="5B66BE6C" w14:textId="47AA4F6A" w:rsidR="00A77458" w:rsidRPr="002E5FFE" w:rsidRDefault="00A77458" w:rsidP="00A77458">
            <w:pPr>
              <w:rPr>
                <w:ins w:id="2270" w:author="Ben Remez" w:date="2025-08-25T21:56:00Z" w16du:dateUtc="2025-08-25T18:56:00Z"/>
                <w:sz w:val="24"/>
                <w:szCs w:val="24"/>
                <w:rPrChange w:id="2271" w:author="Alexander Apartsin" w:date="2025-08-27T11:35:00Z" w16du:dateUtc="2025-08-27T08:35:00Z">
                  <w:rPr>
                    <w:ins w:id="2272" w:author="Ben Remez" w:date="2025-08-25T21:56:00Z" w16du:dateUtc="2025-08-25T18:56:00Z"/>
                  </w:rPr>
                </w:rPrChange>
              </w:rPr>
            </w:pPr>
            <w:ins w:id="2273" w:author="Ben Remez" w:date="2025-08-25T21:57:00Z" w16du:dateUtc="2025-08-25T18:57:00Z">
              <w:r w:rsidRPr="002E5FFE">
                <w:rPr>
                  <w:rFonts w:ascii="Neue Haas Grotesk Text Pro" w:hAnsi="Neue Haas Grotesk Text Pro" w:cs="Arial"/>
                  <w:b/>
                  <w:bCs/>
                  <w:kern w:val="24"/>
                  <w:sz w:val="24"/>
                  <w:szCs w:val="24"/>
                  <w:lang w:val="en-US"/>
                  <w:rPrChange w:id="2274"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Manual FT</w:t>
              </w:r>
            </w:ins>
          </w:p>
        </w:tc>
        <w:tc>
          <w:tcPr>
            <w:tcW w:w="1121" w:type="dxa"/>
            <w:tcPrChange w:id="2275" w:author="Ben Remez" w:date="2025-08-25T21:58:00Z" w16du:dateUtc="2025-08-25T18:58:00Z">
              <w:tcPr>
                <w:tcW w:w="1121" w:type="dxa"/>
              </w:tcPr>
            </w:tcPrChange>
          </w:tcPr>
          <w:p w14:paraId="0FA4233B" w14:textId="6BB580CE" w:rsidR="00A77458" w:rsidRPr="002E5FFE" w:rsidRDefault="00A77458" w:rsidP="00A77458">
            <w:pPr>
              <w:rPr>
                <w:ins w:id="2276" w:author="Ben Remez" w:date="2025-08-25T21:56:00Z" w16du:dateUtc="2025-08-25T18:56:00Z"/>
                <w:sz w:val="24"/>
                <w:szCs w:val="24"/>
                <w:rPrChange w:id="2277" w:author="Alexander Apartsin" w:date="2025-08-27T11:35:00Z" w16du:dateUtc="2025-08-27T08:35:00Z">
                  <w:rPr>
                    <w:ins w:id="2278" w:author="Ben Remez" w:date="2025-08-25T21:56:00Z" w16du:dateUtc="2025-08-25T18:56:00Z"/>
                  </w:rPr>
                </w:rPrChange>
              </w:rPr>
            </w:pPr>
            <w:ins w:id="2279" w:author="Ben Remez" w:date="2025-08-25T21:57:00Z" w16du:dateUtc="2025-08-25T18:57:00Z">
              <w:r w:rsidRPr="002E5FFE">
                <w:rPr>
                  <w:rFonts w:ascii="Neue Haas Grotesk Text Pro" w:hAnsi="Neue Haas Grotesk Text Pro" w:cs="Arial"/>
                  <w:b/>
                  <w:bCs/>
                  <w:kern w:val="24"/>
                  <w:sz w:val="24"/>
                  <w:szCs w:val="24"/>
                  <w:lang w:val="en-US"/>
                  <w:rPrChange w:id="2280"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Manual</w:t>
              </w:r>
            </w:ins>
          </w:p>
        </w:tc>
        <w:tc>
          <w:tcPr>
            <w:tcW w:w="1383" w:type="dxa"/>
            <w:tcPrChange w:id="2281" w:author="Ben Remez" w:date="2025-08-25T21:58:00Z" w16du:dateUtc="2025-08-25T18:58:00Z">
              <w:tcPr>
                <w:tcW w:w="1100" w:type="dxa"/>
              </w:tcPr>
            </w:tcPrChange>
          </w:tcPr>
          <w:p w14:paraId="26E85ACA" w14:textId="2D1B3CDF" w:rsidR="00A77458" w:rsidRPr="002E5FFE" w:rsidRDefault="00A77458" w:rsidP="00A77458">
            <w:pPr>
              <w:rPr>
                <w:ins w:id="2282" w:author="Ben Remez" w:date="2025-08-25T21:56:00Z" w16du:dateUtc="2025-08-25T18:56:00Z"/>
                <w:sz w:val="24"/>
                <w:szCs w:val="24"/>
                <w:rPrChange w:id="2283" w:author="Alexander Apartsin" w:date="2025-08-27T11:35:00Z" w16du:dateUtc="2025-08-27T08:35:00Z">
                  <w:rPr>
                    <w:ins w:id="2284" w:author="Ben Remez" w:date="2025-08-25T21:56:00Z" w16du:dateUtc="2025-08-25T18:56:00Z"/>
                  </w:rPr>
                </w:rPrChange>
              </w:rPr>
            </w:pPr>
            <w:ins w:id="2285" w:author="Ben Remez" w:date="2025-08-25T21:57:00Z" w16du:dateUtc="2025-08-25T18:57:00Z">
              <w:r w:rsidRPr="002E5FFE">
                <w:rPr>
                  <w:rFonts w:ascii="Neue Haas Grotesk Text Pro" w:hAnsi="Neue Haas Grotesk Text Pro" w:cs="Arial"/>
                  <w:b/>
                  <w:bCs/>
                  <w:kern w:val="24"/>
                  <w:sz w:val="24"/>
                  <w:szCs w:val="24"/>
                  <w:lang w:val="en-US"/>
                  <w:rPrChange w:id="2286" w:author="Alexander Apartsin" w:date="2025-08-27T11:35:00Z" w16du:dateUtc="2025-08-27T08:35:00Z">
                    <w:rPr>
                      <w:rFonts w:ascii="Neue Haas Grotesk Text Pro" w:hAnsi="Neue Haas Grotesk Text Pro" w:cs="Arial"/>
                      <w:b/>
                      <w:bCs/>
                      <w:color w:val="FFFFFF" w:themeColor="light1"/>
                      <w:kern w:val="24"/>
                      <w:sz w:val="36"/>
                      <w:szCs w:val="36"/>
                      <w:lang w:val="en-US"/>
                    </w:rPr>
                  </w:rPrChange>
                </w:rPr>
                <w:t>MIRAI</w:t>
              </w:r>
            </w:ins>
          </w:p>
        </w:tc>
      </w:tr>
      <w:tr w:rsidR="00A77458" w14:paraId="61D84419" w14:textId="77777777" w:rsidTr="00A77458">
        <w:trPr>
          <w:jc w:val="center"/>
          <w:ins w:id="2287" w:author="Ben Remez" w:date="2025-08-25T21:56:00Z"/>
          <w:trPrChange w:id="2288" w:author="Ben Remez" w:date="2025-08-25T21:58:00Z" w16du:dateUtc="2025-08-25T18:58:00Z">
            <w:trPr>
              <w:gridAfter w:val="0"/>
              <w:jc w:val="center"/>
            </w:trPr>
          </w:trPrChange>
        </w:trPr>
        <w:tc>
          <w:tcPr>
            <w:tcW w:w="1838" w:type="dxa"/>
            <w:tcPrChange w:id="2289" w:author="Ben Remez" w:date="2025-08-25T21:58:00Z" w16du:dateUtc="2025-08-25T18:58:00Z">
              <w:tcPr>
                <w:tcW w:w="1696" w:type="dxa"/>
              </w:tcPr>
            </w:tcPrChange>
          </w:tcPr>
          <w:p w14:paraId="1801A585" w14:textId="08FB0F5B" w:rsidR="00A77458" w:rsidRPr="00A77458" w:rsidRDefault="00A77458" w:rsidP="00A77458">
            <w:pPr>
              <w:rPr>
                <w:ins w:id="2290" w:author="Ben Remez" w:date="2025-08-25T21:56:00Z" w16du:dateUtc="2025-08-25T18:56:00Z"/>
                <w:sz w:val="24"/>
                <w:szCs w:val="24"/>
                <w:rPrChange w:id="2291" w:author="Ben Remez" w:date="2025-08-25T21:57:00Z" w16du:dateUtc="2025-08-25T18:57:00Z">
                  <w:rPr>
                    <w:ins w:id="2292" w:author="Ben Remez" w:date="2025-08-25T21:56:00Z" w16du:dateUtc="2025-08-25T18:56:00Z"/>
                  </w:rPr>
                </w:rPrChange>
              </w:rPr>
            </w:pPr>
            <w:ins w:id="2293" w:author="Ben Remez" w:date="2025-08-25T21:57:00Z" w16du:dateUtc="2025-08-25T18:57:00Z">
              <w:r w:rsidRPr="00A77458">
                <w:rPr>
                  <w:rFonts w:ascii="Neue Haas Grotesk Text Pro" w:hAnsi="Neue Haas Grotesk Text Pro" w:cs="Arial"/>
                  <w:color w:val="000000" w:themeColor="dark1"/>
                  <w:kern w:val="24"/>
                  <w:sz w:val="24"/>
                  <w:szCs w:val="24"/>
                  <w:lang w:val="en-US"/>
                  <w:rPrChange w:id="2294" w:author="Ben Remez" w:date="2025-08-25T21:57:00Z" w16du:dateUtc="2025-08-25T18:57:00Z">
                    <w:rPr>
                      <w:rFonts w:ascii="Neue Haas Grotesk Text Pro" w:hAnsi="Neue Haas Grotesk Text Pro" w:cs="Arial"/>
                      <w:color w:val="000000" w:themeColor="dark1"/>
                      <w:kern w:val="24"/>
                      <w:sz w:val="36"/>
                      <w:szCs w:val="36"/>
                      <w:lang w:val="en-US"/>
                    </w:rPr>
                  </w:rPrChange>
                </w:rPr>
                <w:t>Precision (</w:t>
              </w:r>
              <w:r w:rsidRPr="00A77458">
                <w:rPr>
                  <w:rFonts w:ascii="Arial" w:hAnsi="Arial" w:cs="Arial"/>
                  <w:color w:val="000000" w:themeColor="dark1"/>
                  <w:kern w:val="24"/>
                  <w:sz w:val="24"/>
                  <w:szCs w:val="24"/>
                  <w:lang w:val="en-US"/>
                  <w:rPrChange w:id="2295" w:author="Ben Remez" w:date="2025-08-25T21:57:00Z" w16du:dateUtc="2025-08-25T18:57:00Z">
                    <w:rPr>
                      <w:rFonts w:ascii="Arial" w:hAnsi="Arial" w:cs="Arial"/>
                      <w:color w:val="000000" w:themeColor="dark1"/>
                      <w:kern w:val="24"/>
                      <w:sz w:val="36"/>
                      <w:szCs w:val="36"/>
                      <w:lang w:val="en-US"/>
                    </w:rPr>
                  </w:rPrChange>
                </w:rPr>
                <w:t>↑</w:t>
              </w:r>
              <w:r w:rsidRPr="00A77458">
                <w:rPr>
                  <w:rFonts w:ascii="Neue Haas Grotesk Text Pro" w:hAnsi="Neue Haas Grotesk Text Pro" w:cs="Arial"/>
                  <w:color w:val="000000" w:themeColor="dark1"/>
                  <w:kern w:val="24"/>
                  <w:sz w:val="24"/>
                  <w:szCs w:val="24"/>
                  <w:lang w:val="en-US"/>
                  <w:rPrChange w:id="2296" w:author="Ben Remez" w:date="2025-08-25T21:57:00Z" w16du:dateUtc="2025-08-25T18:57:00Z">
                    <w:rPr>
                      <w:rFonts w:ascii="Neue Haas Grotesk Text Pro" w:hAnsi="Neue Haas Grotesk Text Pro" w:cs="Arial"/>
                      <w:color w:val="000000" w:themeColor="dark1"/>
                      <w:kern w:val="24"/>
                      <w:sz w:val="36"/>
                      <w:szCs w:val="36"/>
                      <w:lang w:val="en-US"/>
                    </w:rPr>
                  </w:rPrChange>
                </w:rPr>
                <w:t>)</w:t>
              </w:r>
            </w:ins>
          </w:p>
        </w:tc>
        <w:tc>
          <w:tcPr>
            <w:tcW w:w="1341" w:type="dxa"/>
            <w:tcPrChange w:id="2297" w:author="Ben Remez" w:date="2025-08-25T21:58:00Z" w16du:dateUtc="2025-08-25T18:58:00Z">
              <w:tcPr>
                <w:tcW w:w="1483" w:type="dxa"/>
                <w:gridSpan w:val="2"/>
              </w:tcPr>
            </w:tcPrChange>
          </w:tcPr>
          <w:p w14:paraId="12379079" w14:textId="2288CF75" w:rsidR="00A77458" w:rsidRPr="00A77458" w:rsidRDefault="00A77458">
            <w:pPr>
              <w:jc w:val="center"/>
              <w:rPr>
                <w:ins w:id="2298" w:author="Ben Remez" w:date="2025-08-25T21:56:00Z" w16du:dateUtc="2025-08-25T18:56:00Z"/>
                <w:sz w:val="24"/>
                <w:szCs w:val="24"/>
                <w:rPrChange w:id="2299" w:author="Ben Remez" w:date="2025-08-25T21:57:00Z" w16du:dateUtc="2025-08-25T18:57:00Z">
                  <w:rPr>
                    <w:ins w:id="2300" w:author="Ben Remez" w:date="2025-08-25T21:56:00Z" w16du:dateUtc="2025-08-25T18:56:00Z"/>
                  </w:rPr>
                </w:rPrChange>
              </w:rPr>
              <w:pPrChange w:id="2301" w:author="Ben Remez" w:date="2025-08-25T21:58:00Z" w16du:dateUtc="2025-08-25T18:58:00Z">
                <w:pPr/>
              </w:pPrChange>
            </w:pPr>
            <w:ins w:id="2302"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03" w:author="Ben Remez" w:date="2025-08-25T21:57:00Z" w16du:dateUtc="2025-08-25T18:57:00Z">
                    <w:rPr>
                      <w:rFonts w:ascii="Neue Haas Grotesk Text Pro" w:hAnsi="Neue Haas Grotesk Text Pro" w:cs="Arial"/>
                      <w:color w:val="000000" w:themeColor="dark1"/>
                      <w:kern w:val="24"/>
                      <w:sz w:val="36"/>
                      <w:szCs w:val="36"/>
                      <w:lang w:val="en-US"/>
                    </w:rPr>
                  </w:rPrChange>
                </w:rPr>
                <w:t>50.4%</w:t>
              </w:r>
            </w:ins>
          </w:p>
        </w:tc>
        <w:tc>
          <w:tcPr>
            <w:tcW w:w="1314" w:type="dxa"/>
            <w:tcPrChange w:id="2304" w:author="Ben Remez" w:date="2025-08-25T21:58:00Z" w16du:dateUtc="2025-08-25T18:58:00Z">
              <w:tcPr>
                <w:tcW w:w="1314" w:type="dxa"/>
              </w:tcPr>
            </w:tcPrChange>
          </w:tcPr>
          <w:p w14:paraId="78AE2B6D" w14:textId="758B7439" w:rsidR="00A77458" w:rsidRPr="00A77458" w:rsidRDefault="00A77458">
            <w:pPr>
              <w:jc w:val="center"/>
              <w:rPr>
                <w:ins w:id="2305" w:author="Ben Remez" w:date="2025-08-25T21:56:00Z" w16du:dateUtc="2025-08-25T18:56:00Z"/>
                <w:sz w:val="24"/>
                <w:szCs w:val="24"/>
                <w:rPrChange w:id="2306" w:author="Ben Remez" w:date="2025-08-25T21:57:00Z" w16du:dateUtc="2025-08-25T18:57:00Z">
                  <w:rPr>
                    <w:ins w:id="2307" w:author="Ben Remez" w:date="2025-08-25T21:56:00Z" w16du:dateUtc="2025-08-25T18:56:00Z"/>
                  </w:rPr>
                </w:rPrChange>
              </w:rPr>
              <w:pPrChange w:id="2308" w:author="Ben Remez" w:date="2025-08-25T21:58:00Z" w16du:dateUtc="2025-08-25T18:58:00Z">
                <w:pPr/>
              </w:pPrChange>
            </w:pPr>
            <w:ins w:id="2309"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10" w:author="Ben Remez" w:date="2025-08-25T21:57:00Z" w16du:dateUtc="2025-08-25T18:57:00Z">
                    <w:rPr>
                      <w:rFonts w:ascii="Neue Haas Grotesk Text Pro" w:hAnsi="Neue Haas Grotesk Text Pro" w:cs="Arial"/>
                      <w:color w:val="000000" w:themeColor="dark1"/>
                      <w:kern w:val="24"/>
                      <w:sz w:val="36"/>
                      <w:szCs w:val="36"/>
                      <w:lang w:val="en-US"/>
                    </w:rPr>
                  </w:rPrChange>
                </w:rPr>
                <w:t>51.4%</w:t>
              </w:r>
            </w:ins>
          </w:p>
        </w:tc>
        <w:tc>
          <w:tcPr>
            <w:tcW w:w="986" w:type="dxa"/>
            <w:tcPrChange w:id="2311" w:author="Ben Remez" w:date="2025-08-25T21:58:00Z" w16du:dateUtc="2025-08-25T18:58:00Z">
              <w:tcPr>
                <w:tcW w:w="986" w:type="dxa"/>
              </w:tcPr>
            </w:tcPrChange>
          </w:tcPr>
          <w:p w14:paraId="4CC4DAA6" w14:textId="01F69BCF" w:rsidR="00A77458" w:rsidRPr="00A77458" w:rsidRDefault="00A77458">
            <w:pPr>
              <w:jc w:val="center"/>
              <w:rPr>
                <w:ins w:id="2312" w:author="Ben Remez" w:date="2025-08-25T21:56:00Z" w16du:dateUtc="2025-08-25T18:56:00Z"/>
                <w:sz w:val="24"/>
                <w:szCs w:val="24"/>
                <w:rPrChange w:id="2313" w:author="Ben Remez" w:date="2025-08-25T21:57:00Z" w16du:dateUtc="2025-08-25T18:57:00Z">
                  <w:rPr>
                    <w:ins w:id="2314" w:author="Ben Remez" w:date="2025-08-25T21:56:00Z" w16du:dateUtc="2025-08-25T18:56:00Z"/>
                  </w:rPr>
                </w:rPrChange>
              </w:rPr>
              <w:pPrChange w:id="2315" w:author="Ben Remez" w:date="2025-08-25T21:58:00Z" w16du:dateUtc="2025-08-25T18:58:00Z">
                <w:pPr/>
              </w:pPrChange>
            </w:pPr>
            <w:ins w:id="2316"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17" w:author="Ben Remez" w:date="2025-08-25T21:57:00Z" w16du:dateUtc="2025-08-25T18:57:00Z">
                    <w:rPr>
                      <w:rFonts w:ascii="Neue Haas Grotesk Text Pro" w:hAnsi="Neue Haas Grotesk Text Pro" w:cs="Arial"/>
                      <w:color w:val="000000" w:themeColor="dark1"/>
                      <w:kern w:val="24"/>
                      <w:sz w:val="36"/>
                      <w:szCs w:val="36"/>
                      <w:lang w:val="en-US"/>
                    </w:rPr>
                  </w:rPrChange>
                </w:rPr>
                <w:t>22.1%</w:t>
              </w:r>
            </w:ins>
          </w:p>
        </w:tc>
        <w:tc>
          <w:tcPr>
            <w:tcW w:w="1121" w:type="dxa"/>
            <w:tcPrChange w:id="2318" w:author="Ben Remez" w:date="2025-08-25T21:58:00Z" w16du:dateUtc="2025-08-25T18:58:00Z">
              <w:tcPr>
                <w:tcW w:w="1121" w:type="dxa"/>
              </w:tcPr>
            </w:tcPrChange>
          </w:tcPr>
          <w:p w14:paraId="3704FB6E" w14:textId="6CC3F34B" w:rsidR="00A77458" w:rsidRPr="00A77458" w:rsidRDefault="00A77458">
            <w:pPr>
              <w:jc w:val="center"/>
              <w:rPr>
                <w:ins w:id="2319" w:author="Ben Remez" w:date="2025-08-25T21:56:00Z" w16du:dateUtc="2025-08-25T18:56:00Z"/>
                <w:sz w:val="24"/>
                <w:szCs w:val="24"/>
                <w:rPrChange w:id="2320" w:author="Ben Remez" w:date="2025-08-25T21:57:00Z" w16du:dateUtc="2025-08-25T18:57:00Z">
                  <w:rPr>
                    <w:ins w:id="2321" w:author="Ben Remez" w:date="2025-08-25T21:56:00Z" w16du:dateUtc="2025-08-25T18:56:00Z"/>
                  </w:rPr>
                </w:rPrChange>
              </w:rPr>
              <w:pPrChange w:id="2322" w:author="Ben Remez" w:date="2025-08-25T21:58:00Z" w16du:dateUtc="2025-08-25T18:58:00Z">
                <w:pPr/>
              </w:pPrChange>
            </w:pPr>
            <w:ins w:id="2323"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24" w:author="Ben Remez" w:date="2025-08-25T21:57:00Z" w16du:dateUtc="2025-08-25T18:57:00Z">
                    <w:rPr>
                      <w:rFonts w:ascii="Neue Haas Grotesk Text Pro" w:hAnsi="Neue Haas Grotesk Text Pro" w:cs="Arial"/>
                      <w:color w:val="000000" w:themeColor="dark1"/>
                      <w:kern w:val="24"/>
                      <w:sz w:val="36"/>
                      <w:szCs w:val="36"/>
                      <w:lang w:val="en-US"/>
                    </w:rPr>
                  </w:rPrChange>
                </w:rPr>
                <w:t>66.7%</w:t>
              </w:r>
            </w:ins>
          </w:p>
        </w:tc>
        <w:tc>
          <w:tcPr>
            <w:tcW w:w="1239" w:type="dxa"/>
            <w:tcPrChange w:id="2325" w:author="Ben Remez" w:date="2025-08-25T21:58:00Z" w16du:dateUtc="2025-08-25T18:58:00Z">
              <w:tcPr>
                <w:tcW w:w="1239" w:type="dxa"/>
              </w:tcPr>
            </w:tcPrChange>
          </w:tcPr>
          <w:p w14:paraId="552E7EBB" w14:textId="34596CB3" w:rsidR="00A77458" w:rsidRPr="00A77458" w:rsidRDefault="00A77458">
            <w:pPr>
              <w:jc w:val="center"/>
              <w:rPr>
                <w:ins w:id="2326" w:author="Ben Remez" w:date="2025-08-25T21:56:00Z" w16du:dateUtc="2025-08-25T18:56:00Z"/>
                <w:sz w:val="24"/>
                <w:szCs w:val="24"/>
                <w:rPrChange w:id="2327" w:author="Ben Remez" w:date="2025-08-25T21:57:00Z" w16du:dateUtc="2025-08-25T18:57:00Z">
                  <w:rPr>
                    <w:ins w:id="2328" w:author="Ben Remez" w:date="2025-08-25T21:56:00Z" w16du:dateUtc="2025-08-25T18:56:00Z"/>
                  </w:rPr>
                </w:rPrChange>
              </w:rPr>
              <w:pPrChange w:id="2329" w:author="Ben Remez" w:date="2025-08-25T21:58:00Z" w16du:dateUtc="2025-08-25T18:58:00Z">
                <w:pPr/>
              </w:pPrChange>
            </w:pPr>
            <w:ins w:id="2330"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31" w:author="Ben Remez" w:date="2025-08-25T21:57:00Z" w16du:dateUtc="2025-08-25T18:57:00Z">
                    <w:rPr>
                      <w:rFonts w:ascii="Neue Haas Grotesk Text Pro" w:hAnsi="Neue Haas Grotesk Text Pro" w:cs="Arial"/>
                      <w:color w:val="000000" w:themeColor="dark1"/>
                      <w:kern w:val="24"/>
                      <w:sz w:val="36"/>
                      <w:szCs w:val="36"/>
                      <w:lang w:val="en-US"/>
                    </w:rPr>
                  </w:rPrChange>
                </w:rPr>
                <w:t>50.4%</w:t>
              </w:r>
            </w:ins>
          </w:p>
        </w:tc>
        <w:tc>
          <w:tcPr>
            <w:tcW w:w="1121" w:type="dxa"/>
            <w:tcPrChange w:id="2332" w:author="Ben Remez" w:date="2025-08-25T21:58:00Z" w16du:dateUtc="2025-08-25T18:58:00Z">
              <w:tcPr>
                <w:tcW w:w="1121" w:type="dxa"/>
              </w:tcPr>
            </w:tcPrChange>
          </w:tcPr>
          <w:p w14:paraId="73C0A89E" w14:textId="65ABE185" w:rsidR="00A77458" w:rsidRPr="00A77458" w:rsidRDefault="00A77458">
            <w:pPr>
              <w:jc w:val="center"/>
              <w:rPr>
                <w:ins w:id="2333" w:author="Ben Remez" w:date="2025-08-25T21:56:00Z" w16du:dateUtc="2025-08-25T18:56:00Z"/>
                <w:sz w:val="24"/>
                <w:szCs w:val="24"/>
                <w:rPrChange w:id="2334" w:author="Ben Remez" w:date="2025-08-25T21:57:00Z" w16du:dateUtc="2025-08-25T18:57:00Z">
                  <w:rPr>
                    <w:ins w:id="2335" w:author="Ben Remez" w:date="2025-08-25T21:56:00Z" w16du:dateUtc="2025-08-25T18:56:00Z"/>
                  </w:rPr>
                </w:rPrChange>
              </w:rPr>
              <w:pPrChange w:id="2336" w:author="Ben Remez" w:date="2025-08-25T21:58:00Z" w16du:dateUtc="2025-08-25T18:58:00Z">
                <w:pPr/>
              </w:pPrChange>
            </w:pPr>
            <w:ins w:id="2337"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38" w:author="Ben Remez" w:date="2025-08-25T21:57:00Z" w16du:dateUtc="2025-08-25T18:57:00Z">
                    <w:rPr>
                      <w:rFonts w:ascii="Neue Haas Grotesk Text Pro" w:hAnsi="Neue Haas Grotesk Text Pro" w:cs="Arial"/>
                      <w:color w:val="000000" w:themeColor="dark1"/>
                      <w:kern w:val="24"/>
                      <w:sz w:val="36"/>
                      <w:szCs w:val="36"/>
                      <w:lang w:val="en-US"/>
                    </w:rPr>
                  </w:rPrChange>
                </w:rPr>
                <w:t>23.2%</w:t>
              </w:r>
            </w:ins>
          </w:p>
        </w:tc>
        <w:tc>
          <w:tcPr>
            <w:tcW w:w="1383" w:type="dxa"/>
            <w:tcPrChange w:id="2339" w:author="Ben Remez" w:date="2025-08-25T21:58:00Z" w16du:dateUtc="2025-08-25T18:58:00Z">
              <w:tcPr>
                <w:tcW w:w="1100" w:type="dxa"/>
              </w:tcPr>
            </w:tcPrChange>
          </w:tcPr>
          <w:p w14:paraId="4111A9B0" w14:textId="0DF7AAFF" w:rsidR="00A77458" w:rsidRPr="00A77458" w:rsidRDefault="00A77458">
            <w:pPr>
              <w:jc w:val="center"/>
              <w:rPr>
                <w:ins w:id="2340" w:author="Ben Remez" w:date="2025-08-25T21:56:00Z" w16du:dateUtc="2025-08-25T18:56:00Z"/>
                <w:sz w:val="24"/>
                <w:szCs w:val="24"/>
                <w:rPrChange w:id="2341" w:author="Ben Remez" w:date="2025-08-25T21:57:00Z" w16du:dateUtc="2025-08-25T18:57:00Z">
                  <w:rPr>
                    <w:ins w:id="2342" w:author="Ben Remez" w:date="2025-08-25T21:56:00Z" w16du:dateUtc="2025-08-25T18:56:00Z"/>
                  </w:rPr>
                </w:rPrChange>
              </w:rPr>
              <w:pPrChange w:id="2343" w:author="Ben Remez" w:date="2025-08-25T21:58:00Z" w16du:dateUtc="2025-08-25T18:58:00Z">
                <w:pPr/>
              </w:pPrChange>
            </w:pPr>
            <w:ins w:id="2344"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45" w:author="Ben Remez" w:date="2025-08-25T21:57:00Z" w16du:dateUtc="2025-08-25T18:57:00Z">
                    <w:rPr>
                      <w:rFonts w:ascii="Neue Haas Grotesk Text Pro" w:hAnsi="Neue Haas Grotesk Text Pro" w:cs="Arial"/>
                      <w:color w:val="000000" w:themeColor="dark1"/>
                      <w:kern w:val="24"/>
                      <w:sz w:val="36"/>
                      <w:szCs w:val="36"/>
                      <w:lang w:val="en-US"/>
                    </w:rPr>
                  </w:rPrChange>
                </w:rPr>
                <w:t>47.6%</w:t>
              </w:r>
            </w:ins>
          </w:p>
        </w:tc>
      </w:tr>
      <w:tr w:rsidR="00A77458" w14:paraId="39D54914" w14:textId="77777777" w:rsidTr="00A77458">
        <w:trPr>
          <w:jc w:val="center"/>
          <w:ins w:id="2346" w:author="Ben Remez" w:date="2025-08-25T21:56:00Z"/>
          <w:trPrChange w:id="2347" w:author="Ben Remez" w:date="2025-08-25T21:58:00Z" w16du:dateUtc="2025-08-25T18:58:00Z">
            <w:trPr>
              <w:gridAfter w:val="0"/>
              <w:jc w:val="center"/>
            </w:trPr>
          </w:trPrChange>
        </w:trPr>
        <w:tc>
          <w:tcPr>
            <w:tcW w:w="1838" w:type="dxa"/>
            <w:tcPrChange w:id="2348" w:author="Ben Remez" w:date="2025-08-25T21:58:00Z" w16du:dateUtc="2025-08-25T18:58:00Z">
              <w:tcPr>
                <w:tcW w:w="1696" w:type="dxa"/>
              </w:tcPr>
            </w:tcPrChange>
          </w:tcPr>
          <w:p w14:paraId="01F9102D" w14:textId="7167BFE4" w:rsidR="00A77458" w:rsidRPr="00A77458" w:rsidRDefault="00A77458" w:rsidP="00A77458">
            <w:pPr>
              <w:rPr>
                <w:ins w:id="2349" w:author="Ben Remez" w:date="2025-08-25T21:56:00Z" w16du:dateUtc="2025-08-25T18:56:00Z"/>
                <w:sz w:val="24"/>
                <w:szCs w:val="24"/>
                <w:rPrChange w:id="2350" w:author="Ben Remez" w:date="2025-08-25T21:57:00Z" w16du:dateUtc="2025-08-25T18:57:00Z">
                  <w:rPr>
                    <w:ins w:id="2351" w:author="Ben Remez" w:date="2025-08-25T21:56:00Z" w16du:dateUtc="2025-08-25T18:56:00Z"/>
                  </w:rPr>
                </w:rPrChange>
              </w:rPr>
            </w:pPr>
            <w:ins w:id="2352"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53" w:author="Ben Remez" w:date="2025-08-25T21:57:00Z" w16du:dateUtc="2025-08-25T18:57:00Z">
                    <w:rPr>
                      <w:rFonts w:ascii="Neue Haas Grotesk Text Pro" w:hAnsi="Neue Haas Grotesk Text Pro" w:cs="Arial"/>
                      <w:color w:val="000000" w:themeColor="dark1"/>
                      <w:kern w:val="24"/>
                      <w:sz w:val="36"/>
                      <w:szCs w:val="36"/>
                      <w:lang w:val="en-US"/>
                    </w:rPr>
                  </w:rPrChange>
                </w:rPr>
                <w:t>Recall (</w:t>
              </w:r>
              <w:r w:rsidRPr="00A77458">
                <w:rPr>
                  <w:rFonts w:ascii="Arial" w:hAnsi="Arial" w:cs="Arial"/>
                  <w:color w:val="000000" w:themeColor="dark1"/>
                  <w:kern w:val="24"/>
                  <w:sz w:val="24"/>
                  <w:szCs w:val="24"/>
                  <w:lang w:val="en-US"/>
                  <w:rPrChange w:id="2354" w:author="Ben Remez" w:date="2025-08-25T21:57:00Z" w16du:dateUtc="2025-08-25T18:57:00Z">
                    <w:rPr>
                      <w:rFonts w:ascii="Arial" w:hAnsi="Arial" w:cs="Arial"/>
                      <w:color w:val="000000" w:themeColor="dark1"/>
                      <w:kern w:val="24"/>
                      <w:sz w:val="36"/>
                      <w:szCs w:val="36"/>
                      <w:lang w:val="en-US"/>
                    </w:rPr>
                  </w:rPrChange>
                </w:rPr>
                <w:t>↑</w:t>
              </w:r>
              <w:r w:rsidRPr="00A77458">
                <w:rPr>
                  <w:rFonts w:ascii="Neue Haas Grotesk Text Pro" w:hAnsi="Neue Haas Grotesk Text Pro" w:cs="Arial"/>
                  <w:color w:val="000000" w:themeColor="dark1"/>
                  <w:kern w:val="24"/>
                  <w:sz w:val="24"/>
                  <w:szCs w:val="24"/>
                  <w:lang w:val="en-US"/>
                  <w:rPrChange w:id="2355" w:author="Ben Remez" w:date="2025-08-25T21:57:00Z" w16du:dateUtc="2025-08-25T18:57:00Z">
                    <w:rPr>
                      <w:rFonts w:ascii="Neue Haas Grotesk Text Pro" w:hAnsi="Neue Haas Grotesk Text Pro" w:cs="Arial"/>
                      <w:color w:val="000000" w:themeColor="dark1"/>
                      <w:kern w:val="24"/>
                      <w:sz w:val="36"/>
                      <w:szCs w:val="36"/>
                      <w:lang w:val="en-US"/>
                    </w:rPr>
                  </w:rPrChange>
                </w:rPr>
                <w:t>)</w:t>
              </w:r>
            </w:ins>
          </w:p>
        </w:tc>
        <w:tc>
          <w:tcPr>
            <w:tcW w:w="1341" w:type="dxa"/>
            <w:tcPrChange w:id="2356" w:author="Ben Remez" w:date="2025-08-25T21:58:00Z" w16du:dateUtc="2025-08-25T18:58:00Z">
              <w:tcPr>
                <w:tcW w:w="1483" w:type="dxa"/>
                <w:gridSpan w:val="2"/>
              </w:tcPr>
            </w:tcPrChange>
          </w:tcPr>
          <w:p w14:paraId="4AEE475E" w14:textId="34398411" w:rsidR="00A77458" w:rsidRPr="00A77458" w:rsidRDefault="00A77458">
            <w:pPr>
              <w:jc w:val="center"/>
              <w:rPr>
                <w:ins w:id="2357" w:author="Ben Remez" w:date="2025-08-25T21:56:00Z" w16du:dateUtc="2025-08-25T18:56:00Z"/>
                <w:sz w:val="24"/>
                <w:szCs w:val="24"/>
                <w:rPrChange w:id="2358" w:author="Ben Remez" w:date="2025-08-25T21:57:00Z" w16du:dateUtc="2025-08-25T18:57:00Z">
                  <w:rPr>
                    <w:ins w:id="2359" w:author="Ben Remez" w:date="2025-08-25T21:56:00Z" w16du:dateUtc="2025-08-25T18:56:00Z"/>
                  </w:rPr>
                </w:rPrChange>
              </w:rPr>
              <w:pPrChange w:id="2360" w:author="Ben Remez" w:date="2025-08-25T21:58:00Z" w16du:dateUtc="2025-08-25T18:58:00Z">
                <w:pPr/>
              </w:pPrChange>
            </w:pPr>
            <w:ins w:id="2361"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62" w:author="Ben Remez" w:date="2025-08-25T21:57:00Z" w16du:dateUtc="2025-08-25T18:57:00Z">
                    <w:rPr>
                      <w:rFonts w:ascii="Neue Haas Grotesk Text Pro" w:hAnsi="Neue Haas Grotesk Text Pro" w:cs="Arial"/>
                      <w:color w:val="000000" w:themeColor="dark1"/>
                      <w:kern w:val="24"/>
                      <w:sz w:val="36"/>
                      <w:szCs w:val="36"/>
                      <w:lang w:val="en-US"/>
                    </w:rPr>
                  </w:rPrChange>
                </w:rPr>
                <w:t>51.1%</w:t>
              </w:r>
            </w:ins>
          </w:p>
        </w:tc>
        <w:tc>
          <w:tcPr>
            <w:tcW w:w="1314" w:type="dxa"/>
            <w:tcPrChange w:id="2363" w:author="Ben Remez" w:date="2025-08-25T21:58:00Z" w16du:dateUtc="2025-08-25T18:58:00Z">
              <w:tcPr>
                <w:tcW w:w="1314" w:type="dxa"/>
              </w:tcPr>
            </w:tcPrChange>
          </w:tcPr>
          <w:p w14:paraId="3234C3C2" w14:textId="1D8C4BEE" w:rsidR="00A77458" w:rsidRPr="00A77458" w:rsidRDefault="00A77458">
            <w:pPr>
              <w:jc w:val="center"/>
              <w:rPr>
                <w:ins w:id="2364" w:author="Ben Remez" w:date="2025-08-25T21:56:00Z" w16du:dateUtc="2025-08-25T18:56:00Z"/>
                <w:sz w:val="24"/>
                <w:szCs w:val="24"/>
                <w:rPrChange w:id="2365" w:author="Ben Remez" w:date="2025-08-25T21:57:00Z" w16du:dateUtc="2025-08-25T18:57:00Z">
                  <w:rPr>
                    <w:ins w:id="2366" w:author="Ben Remez" w:date="2025-08-25T21:56:00Z" w16du:dateUtc="2025-08-25T18:56:00Z"/>
                  </w:rPr>
                </w:rPrChange>
              </w:rPr>
              <w:pPrChange w:id="2367" w:author="Ben Remez" w:date="2025-08-25T21:58:00Z" w16du:dateUtc="2025-08-25T18:58:00Z">
                <w:pPr/>
              </w:pPrChange>
            </w:pPr>
            <w:ins w:id="2368"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69" w:author="Ben Remez" w:date="2025-08-25T21:57:00Z" w16du:dateUtc="2025-08-25T18:57:00Z">
                    <w:rPr>
                      <w:rFonts w:ascii="Neue Haas Grotesk Text Pro" w:hAnsi="Neue Haas Grotesk Text Pro" w:cs="Arial"/>
                      <w:color w:val="000000" w:themeColor="dark1"/>
                      <w:kern w:val="24"/>
                      <w:sz w:val="36"/>
                      <w:szCs w:val="36"/>
                      <w:lang w:val="en-US"/>
                    </w:rPr>
                  </w:rPrChange>
                </w:rPr>
                <w:t>43.2%</w:t>
              </w:r>
            </w:ins>
          </w:p>
        </w:tc>
        <w:tc>
          <w:tcPr>
            <w:tcW w:w="986" w:type="dxa"/>
            <w:tcPrChange w:id="2370" w:author="Ben Remez" w:date="2025-08-25T21:58:00Z" w16du:dateUtc="2025-08-25T18:58:00Z">
              <w:tcPr>
                <w:tcW w:w="986" w:type="dxa"/>
              </w:tcPr>
            </w:tcPrChange>
          </w:tcPr>
          <w:p w14:paraId="2D46B575" w14:textId="2A49B571" w:rsidR="00A77458" w:rsidRPr="00A77458" w:rsidRDefault="00A77458">
            <w:pPr>
              <w:jc w:val="center"/>
              <w:rPr>
                <w:ins w:id="2371" w:author="Ben Remez" w:date="2025-08-25T21:56:00Z" w16du:dateUtc="2025-08-25T18:56:00Z"/>
                <w:sz w:val="24"/>
                <w:szCs w:val="24"/>
                <w:rPrChange w:id="2372" w:author="Ben Remez" w:date="2025-08-25T21:57:00Z" w16du:dateUtc="2025-08-25T18:57:00Z">
                  <w:rPr>
                    <w:ins w:id="2373" w:author="Ben Remez" w:date="2025-08-25T21:56:00Z" w16du:dateUtc="2025-08-25T18:56:00Z"/>
                  </w:rPr>
                </w:rPrChange>
              </w:rPr>
              <w:pPrChange w:id="2374" w:author="Ben Remez" w:date="2025-08-25T21:58:00Z" w16du:dateUtc="2025-08-25T18:58:00Z">
                <w:pPr/>
              </w:pPrChange>
            </w:pPr>
            <w:ins w:id="2375"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76" w:author="Ben Remez" w:date="2025-08-25T21:57:00Z" w16du:dateUtc="2025-08-25T18:57:00Z">
                    <w:rPr>
                      <w:rFonts w:ascii="Neue Haas Grotesk Text Pro" w:hAnsi="Neue Haas Grotesk Text Pro" w:cs="Arial"/>
                      <w:color w:val="000000" w:themeColor="dark1"/>
                      <w:kern w:val="24"/>
                      <w:sz w:val="36"/>
                      <w:szCs w:val="36"/>
                      <w:lang w:val="en-US"/>
                    </w:rPr>
                  </w:rPrChange>
                </w:rPr>
                <w:t>37%</w:t>
              </w:r>
            </w:ins>
          </w:p>
        </w:tc>
        <w:tc>
          <w:tcPr>
            <w:tcW w:w="1121" w:type="dxa"/>
            <w:tcPrChange w:id="2377" w:author="Ben Remez" w:date="2025-08-25T21:58:00Z" w16du:dateUtc="2025-08-25T18:58:00Z">
              <w:tcPr>
                <w:tcW w:w="1121" w:type="dxa"/>
              </w:tcPr>
            </w:tcPrChange>
          </w:tcPr>
          <w:p w14:paraId="0CAC0407" w14:textId="68C26A91" w:rsidR="00A77458" w:rsidRPr="00A77458" w:rsidRDefault="00A77458">
            <w:pPr>
              <w:jc w:val="center"/>
              <w:rPr>
                <w:ins w:id="2378" w:author="Ben Remez" w:date="2025-08-25T21:56:00Z" w16du:dateUtc="2025-08-25T18:56:00Z"/>
                <w:sz w:val="24"/>
                <w:szCs w:val="24"/>
                <w:rPrChange w:id="2379" w:author="Ben Remez" w:date="2025-08-25T21:57:00Z" w16du:dateUtc="2025-08-25T18:57:00Z">
                  <w:rPr>
                    <w:ins w:id="2380" w:author="Ben Remez" w:date="2025-08-25T21:56:00Z" w16du:dateUtc="2025-08-25T18:56:00Z"/>
                  </w:rPr>
                </w:rPrChange>
              </w:rPr>
              <w:pPrChange w:id="2381" w:author="Ben Remez" w:date="2025-08-25T21:58:00Z" w16du:dateUtc="2025-08-25T18:58:00Z">
                <w:pPr/>
              </w:pPrChange>
            </w:pPr>
            <w:ins w:id="2382"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83" w:author="Ben Remez" w:date="2025-08-25T21:57:00Z" w16du:dateUtc="2025-08-25T18:57:00Z">
                    <w:rPr>
                      <w:rFonts w:ascii="Neue Haas Grotesk Text Pro" w:hAnsi="Neue Haas Grotesk Text Pro" w:cs="Arial"/>
                      <w:color w:val="000000" w:themeColor="dark1"/>
                      <w:kern w:val="24"/>
                      <w:sz w:val="36"/>
                      <w:szCs w:val="36"/>
                      <w:lang w:val="en-US"/>
                    </w:rPr>
                  </w:rPrChange>
                </w:rPr>
                <w:t>54.2%</w:t>
              </w:r>
            </w:ins>
          </w:p>
        </w:tc>
        <w:tc>
          <w:tcPr>
            <w:tcW w:w="1239" w:type="dxa"/>
            <w:tcPrChange w:id="2384" w:author="Ben Remez" w:date="2025-08-25T21:58:00Z" w16du:dateUtc="2025-08-25T18:58:00Z">
              <w:tcPr>
                <w:tcW w:w="1239" w:type="dxa"/>
              </w:tcPr>
            </w:tcPrChange>
          </w:tcPr>
          <w:p w14:paraId="3E232EB3" w14:textId="057F3790" w:rsidR="00A77458" w:rsidRPr="00A77458" w:rsidRDefault="00A77458">
            <w:pPr>
              <w:jc w:val="center"/>
              <w:rPr>
                <w:ins w:id="2385" w:author="Ben Remez" w:date="2025-08-25T21:56:00Z" w16du:dateUtc="2025-08-25T18:56:00Z"/>
                <w:sz w:val="24"/>
                <w:szCs w:val="24"/>
                <w:rPrChange w:id="2386" w:author="Ben Remez" w:date="2025-08-25T21:57:00Z" w16du:dateUtc="2025-08-25T18:57:00Z">
                  <w:rPr>
                    <w:ins w:id="2387" w:author="Ben Remez" w:date="2025-08-25T21:56:00Z" w16du:dateUtc="2025-08-25T18:56:00Z"/>
                  </w:rPr>
                </w:rPrChange>
              </w:rPr>
              <w:pPrChange w:id="2388" w:author="Ben Remez" w:date="2025-08-25T21:58:00Z" w16du:dateUtc="2025-08-25T18:58:00Z">
                <w:pPr/>
              </w:pPrChange>
            </w:pPr>
            <w:ins w:id="2389"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90" w:author="Ben Remez" w:date="2025-08-25T21:57:00Z" w16du:dateUtc="2025-08-25T18:57:00Z">
                    <w:rPr>
                      <w:rFonts w:ascii="Neue Haas Grotesk Text Pro" w:hAnsi="Neue Haas Grotesk Text Pro" w:cs="Arial"/>
                      <w:color w:val="000000" w:themeColor="dark1"/>
                      <w:kern w:val="24"/>
                      <w:sz w:val="36"/>
                      <w:szCs w:val="36"/>
                      <w:lang w:val="en-US"/>
                    </w:rPr>
                  </w:rPrChange>
                </w:rPr>
                <w:t>41.5%</w:t>
              </w:r>
            </w:ins>
          </w:p>
        </w:tc>
        <w:tc>
          <w:tcPr>
            <w:tcW w:w="1121" w:type="dxa"/>
            <w:tcPrChange w:id="2391" w:author="Ben Remez" w:date="2025-08-25T21:58:00Z" w16du:dateUtc="2025-08-25T18:58:00Z">
              <w:tcPr>
                <w:tcW w:w="1121" w:type="dxa"/>
              </w:tcPr>
            </w:tcPrChange>
          </w:tcPr>
          <w:p w14:paraId="66C35EAB" w14:textId="7C833E97" w:rsidR="00A77458" w:rsidRPr="00A77458" w:rsidRDefault="00A77458">
            <w:pPr>
              <w:jc w:val="center"/>
              <w:rPr>
                <w:ins w:id="2392" w:author="Ben Remez" w:date="2025-08-25T21:56:00Z" w16du:dateUtc="2025-08-25T18:56:00Z"/>
                <w:sz w:val="24"/>
                <w:szCs w:val="24"/>
                <w:rPrChange w:id="2393" w:author="Ben Remez" w:date="2025-08-25T21:57:00Z" w16du:dateUtc="2025-08-25T18:57:00Z">
                  <w:rPr>
                    <w:ins w:id="2394" w:author="Ben Remez" w:date="2025-08-25T21:56:00Z" w16du:dateUtc="2025-08-25T18:56:00Z"/>
                  </w:rPr>
                </w:rPrChange>
              </w:rPr>
              <w:pPrChange w:id="2395" w:author="Ben Remez" w:date="2025-08-25T21:58:00Z" w16du:dateUtc="2025-08-25T18:58:00Z">
                <w:pPr/>
              </w:pPrChange>
            </w:pPr>
            <w:ins w:id="2396" w:author="Ben Remez" w:date="2025-08-25T21:57:00Z" w16du:dateUtc="2025-08-25T18:57:00Z">
              <w:r w:rsidRPr="00A77458">
                <w:rPr>
                  <w:rFonts w:ascii="Neue Haas Grotesk Text Pro" w:hAnsi="Neue Haas Grotesk Text Pro" w:cs="Arial"/>
                  <w:color w:val="000000" w:themeColor="dark1"/>
                  <w:kern w:val="24"/>
                  <w:sz w:val="24"/>
                  <w:szCs w:val="24"/>
                  <w:lang w:val="en-US"/>
                  <w:rPrChange w:id="2397" w:author="Ben Remez" w:date="2025-08-25T21:57:00Z" w16du:dateUtc="2025-08-25T18:57:00Z">
                    <w:rPr>
                      <w:rFonts w:ascii="Neue Haas Grotesk Text Pro" w:hAnsi="Neue Haas Grotesk Text Pro" w:cs="Arial"/>
                      <w:color w:val="000000" w:themeColor="dark1"/>
                      <w:kern w:val="24"/>
                      <w:sz w:val="36"/>
                      <w:szCs w:val="36"/>
                      <w:lang w:val="en-US"/>
                    </w:rPr>
                  </w:rPrChange>
                </w:rPr>
                <w:t>38.8%</w:t>
              </w:r>
            </w:ins>
          </w:p>
        </w:tc>
        <w:tc>
          <w:tcPr>
            <w:tcW w:w="1383" w:type="dxa"/>
            <w:tcPrChange w:id="2398" w:author="Ben Remez" w:date="2025-08-25T21:58:00Z" w16du:dateUtc="2025-08-25T18:58:00Z">
              <w:tcPr>
                <w:tcW w:w="1100" w:type="dxa"/>
              </w:tcPr>
            </w:tcPrChange>
          </w:tcPr>
          <w:p w14:paraId="7013B78F" w14:textId="5205184C" w:rsidR="00A77458" w:rsidRPr="00A77458" w:rsidRDefault="00A77458">
            <w:pPr>
              <w:jc w:val="center"/>
              <w:rPr>
                <w:ins w:id="2399" w:author="Ben Remez" w:date="2025-08-25T21:56:00Z" w16du:dateUtc="2025-08-25T18:56:00Z"/>
                <w:sz w:val="24"/>
                <w:szCs w:val="24"/>
                <w:rPrChange w:id="2400" w:author="Ben Remez" w:date="2025-08-25T21:57:00Z" w16du:dateUtc="2025-08-25T18:57:00Z">
                  <w:rPr>
                    <w:ins w:id="2401" w:author="Ben Remez" w:date="2025-08-25T21:56:00Z" w16du:dateUtc="2025-08-25T18:56:00Z"/>
                  </w:rPr>
                </w:rPrChange>
              </w:rPr>
              <w:pPrChange w:id="2402" w:author="Ben Remez" w:date="2025-08-25T21:58:00Z" w16du:dateUtc="2025-08-25T18:58:00Z">
                <w:pPr/>
              </w:pPrChange>
            </w:pPr>
            <w:ins w:id="2403"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04" w:author="Ben Remez" w:date="2025-08-25T21:57:00Z" w16du:dateUtc="2025-08-25T18:57:00Z">
                    <w:rPr>
                      <w:rFonts w:ascii="Neue Haas Grotesk Text Pro" w:hAnsi="Neue Haas Grotesk Text Pro" w:cs="Arial"/>
                      <w:color w:val="000000" w:themeColor="dark1"/>
                      <w:kern w:val="24"/>
                      <w:sz w:val="36"/>
                      <w:szCs w:val="36"/>
                      <w:lang w:val="en-US"/>
                    </w:rPr>
                  </w:rPrChange>
                </w:rPr>
                <w:t>58.3%</w:t>
              </w:r>
            </w:ins>
          </w:p>
        </w:tc>
      </w:tr>
      <w:tr w:rsidR="00A77458" w14:paraId="45EC8A95" w14:textId="77777777" w:rsidTr="00A77458">
        <w:trPr>
          <w:jc w:val="center"/>
          <w:ins w:id="2405" w:author="Ben Remez" w:date="2025-08-25T21:56:00Z"/>
          <w:trPrChange w:id="2406" w:author="Ben Remez" w:date="2025-08-25T21:58:00Z" w16du:dateUtc="2025-08-25T18:58:00Z">
            <w:trPr>
              <w:gridAfter w:val="0"/>
              <w:jc w:val="center"/>
            </w:trPr>
          </w:trPrChange>
        </w:trPr>
        <w:tc>
          <w:tcPr>
            <w:tcW w:w="1838" w:type="dxa"/>
            <w:tcPrChange w:id="2407" w:author="Ben Remez" w:date="2025-08-25T21:58:00Z" w16du:dateUtc="2025-08-25T18:58:00Z">
              <w:tcPr>
                <w:tcW w:w="1696" w:type="dxa"/>
              </w:tcPr>
            </w:tcPrChange>
          </w:tcPr>
          <w:p w14:paraId="29840EA8" w14:textId="2881F5C0" w:rsidR="00A77458" w:rsidRPr="00A77458" w:rsidRDefault="00A77458" w:rsidP="00A77458">
            <w:pPr>
              <w:rPr>
                <w:ins w:id="2408" w:author="Ben Remez" w:date="2025-08-25T21:56:00Z" w16du:dateUtc="2025-08-25T18:56:00Z"/>
                <w:sz w:val="24"/>
                <w:szCs w:val="24"/>
                <w:rPrChange w:id="2409" w:author="Ben Remez" w:date="2025-08-25T21:57:00Z" w16du:dateUtc="2025-08-25T18:57:00Z">
                  <w:rPr>
                    <w:ins w:id="2410" w:author="Ben Remez" w:date="2025-08-25T21:56:00Z" w16du:dateUtc="2025-08-25T18:56:00Z"/>
                  </w:rPr>
                </w:rPrChange>
              </w:rPr>
            </w:pPr>
            <w:ins w:id="2411"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12" w:author="Ben Remez" w:date="2025-08-25T21:57:00Z" w16du:dateUtc="2025-08-25T18:57:00Z">
                    <w:rPr>
                      <w:rFonts w:ascii="Neue Haas Grotesk Text Pro" w:hAnsi="Neue Haas Grotesk Text Pro" w:cs="Arial"/>
                      <w:color w:val="000000" w:themeColor="dark1"/>
                      <w:kern w:val="24"/>
                      <w:sz w:val="36"/>
                      <w:szCs w:val="36"/>
                      <w:lang w:val="en-US"/>
                    </w:rPr>
                  </w:rPrChange>
                </w:rPr>
                <w:t>F1 Score (</w:t>
              </w:r>
              <w:r w:rsidRPr="00A77458">
                <w:rPr>
                  <w:rFonts w:ascii="Arial" w:hAnsi="Arial" w:cs="Arial"/>
                  <w:color w:val="000000" w:themeColor="dark1"/>
                  <w:kern w:val="24"/>
                  <w:sz w:val="24"/>
                  <w:szCs w:val="24"/>
                  <w:lang w:val="en-US"/>
                  <w:rPrChange w:id="2413" w:author="Ben Remez" w:date="2025-08-25T21:57:00Z" w16du:dateUtc="2025-08-25T18:57:00Z">
                    <w:rPr>
                      <w:rFonts w:ascii="Arial" w:hAnsi="Arial" w:cs="Arial"/>
                      <w:color w:val="000000" w:themeColor="dark1"/>
                      <w:kern w:val="24"/>
                      <w:sz w:val="36"/>
                      <w:szCs w:val="36"/>
                      <w:lang w:val="en-US"/>
                    </w:rPr>
                  </w:rPrChange>
                </w:rPr>
                <w:t>↑</w:t>
              </w:r>
              <w:r w:rsidRPr="00A77458">
                <w:rPr>
                  <w:rFonts w:ascii="Neue Haas Grotesk Text Pro" w:hAnsi="Neue Haas Grotesk Text Pro" w:cs="Arial"/>
                  <w:color w:val="000000" w:themeColor="dark1"/>
                  <w:kern w:val="24"/>
                  <w:sz w:val="24"/>
                  <w:szCs w:val="24"/>
                  <w:lang w:val="en-US"/>
                  <w:rPrChange w:id="2414" w:author="Ben Remez" w:date="2025-08-25T21:57:00Z" w16du:dateUtc="2025-08-25T18:57:00Z">
                    <w:rPr>
                      <w:rFonts w:ascii="Neue Haas Grotesk Text Pro" w:hAnsi="Neue Haas Grotesk Text Pro" w:cs="Arial"/>
                      <w:color w:val="000000" w:themeColor="dark1"/>
                      <w:kern w:val="24"/>
                      <w:sz w:val="36"/>
                      <w:szCs w:val="36"/>
                      <w:lang w:val="en-US"/>
                    </w:rPr>
                  </w:rPrChange>
                </w:rPr>
                <w:t>)</w:t>
              </w:r>
            </w:ins>
          </w:p>
        </w:tc>
        <w:tc>
          <w:tcPr>
            <w:tcW w:w="1341" w:type="dxa"/>
            <w:tcPrChange w:id="2415" w:author="Ben Remez" w:date="2025-08-25T21:58:00Z" w16du:dateUtc="2025-08-25T18:58:00Z">
              <w:tcPr>
                <w:tcW w:w="1483" w:type="dxa"/>
                <w:gridSpan w:val="2"/>
              </w:tcPr>
            </w:tcPrChange>
          </w:tcPr>
          <w:p w14:paraId="4A331B26" w14:textId="1CBD8DEF" w:rsidR="00A77458" w:rsidRPr="00A77458" w:rsidRDefault="00A77458">
            <w:pPr>
              <w:jc w:val="center"/>
              <w:rPr>
                <w:ins w:id="2416" w:author="Ben Remez" w:date="2025-08-25T21:56:00Z" w16du:dateUtc="2025-08-25T18:56:00Z"/>
                <w:sz w:val="24"/>
                <w:szCs w:val="24"/>
                <w:rPrChange w:id="2417" w:author="Ben Remez" w:date="2025-08-25T21:57:00Z" w16du:dateUtc="2025-08-25T18:57:00Z">
                  <w:rPr>
                    <w:ins w:id="2418" w:author="Ben Remez" w:date="2025-08-25T21:56:00Z" w16du:dateUtc="2025-08-25T18:56:00Z"/>
                  </w:rPr>
                </w:rPrChange>
              </w:rPr>
              <w:pPrChange w:id="2419" w:author="Ben Remez" w:date="2025-08-25T21:58:00Z" w16du:dateUtc="2025-08-25T18:58:00Z">
                <w:pPr/>
              </w:pPrChange>
            </w:pPr>
            <w:ins w:id="2420"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21" w:author="Ben Remez" w:date="2025-08-25T21:57:00Z" w16du:dateUtc="2025-08-25T18:57:00Z">
                    <w:rPr>
                      <w:rFonts w:ascii="Neue Haas Grotesk Text Pro" w:hAnsi="Neue Haas Grotesk Text Pro" w:cs="Arial"/>
                      <w:color w:val="000000" w:themeColor="dark1"/>
                      <w:kern w:val="24"/>
                      <w:sz w:val="36"/>
                      <w:szCs w:val="36"/>
                      <w:lang w:val="en-US"/>
                    </w:rPr>
                  </w:rPrChange>
                </w:rPr>
                <w:t>50.5%</w:t>
              </w:r>
            </w:ins>
          </w:p>
        </w:tc>
        <w:tc>
          <w:tcPr>
            <w:tcW w:w="1314" w:type="dxa"/>
            <w:tcPrChange w:id="2422" w:author="Ben Remez" w:date="2025-08-25T21:58:00Z" w16du:dateUtc="2025-08-25T18:58:00Z">
              <w:tcPr>
                <w:tcW w:w="1314" w:type="dxa"/>
              </w:tcPr>
            </w:tcPrChange>
          </w:tcPr>
          <w:p w14:paraId="25A54BA9" w14:textId="2EFAD2BB" w:rsidR="00A77458" w:rsidRPr="00A77458" w:rsidRDefault="00A77458">
            <w:pPr>
              <w:jc w:val="center"/>
              <w:rPr>
                <w:ins w:id="2423" w:author="Ben Remez" w:date="2025-08-25T21:56:00Z" w16du:dateUtc="2025-08-25T18:56:00Z"/>
                <w:sz w:val="24"/>
                <w:szCs w:val="24"/>
                <w:rPrChange w:id="2424" w:author="Ben Remez" w:date="2025-08-25T21:57:00Z" w16du:dateUtc="2025-08-25T18:57:00Z">
                  <w:rPr>
                    <w:ins w:id="2425" w:author="Ben Remez" w:date="2025-08-25T21:56:00Z" w16du:dateUtc="2025-08-25T18:56:00Z"/>
                  </w:rPr>
                </w:rPrChange>
              </w:rPr>
              <w:pPrChange w:id="2426" w:author="Ben Remez" w:date="2025-08-25T21:58:00Z" w16du:dateUtc="2025-08-25T18:58:00Z">
                <w:pPr/>
              </w:pPrChange>
            </w:pPr>
            <w:ins w:id="2427"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28" w:author="Ben Remez" w:date="2025-08-25T21:57:00Z" w16du:dateUtc="2025-08-25T18:57:00Z">
                    <w:rPr>
                      <w:rFonts w:ascii="Neue Haas Grotesk Text Pro" w:hAnsi="Neue Haas Grotesk Text Pro" w:cs="Arial"/>
                      <w:color w:val="000000" w:themeColor="dark1"/>
                      <w:kern w:val="24"/>
                      <w:sz w:val="36"/>
                      <w:szCs w:val="36"/>
                      <w:lang w:val="en-US"/>
                    </w:rPr>
                  </w:rPrChange>
                </w:rPr>
                <w:t>34.7%</w:t>
              </w:r>
            </w:ins>
          </w:p>
        </w:tc>
        <w:tc>
          <w:tcPr>
            <w:tcW w:w="986" w:type="dxa"/>
            <w:tcPrChange w:id="2429" w:author="Ben Remez" w:date="2025-08-25T21:58:00Z" w16du:dateUtc="2025-08-25T18:58:00Z">
              <w:tcPr>
                <w:tcW w:w="986" w:type="dxa"/>
              </w:tcPr>
            </w:tcPrChange>
          </w:tcPr>
          <w:p w14:paraId="5154577A" w14:textId="67731FA8" w:rsidR="00A77458" w:rsidRPr="00A77458" w:rsidRDefault="00A77458">
            <w:pPr>
              <w:jc w:val="center"/>
              <w:rPr>
                <w:ins w:id="2430" w:author="Ben Remez" w:date="2025-08-25T21:56:00Z" w16du:dateUtc="2025-08-25T18:56:00Z"/>
                <w:sz w:val="24"/>
                <w:szCs w:val="24"/>
                <w:rPrChange w:id="2431" w:author="Ben Remez" w:date="2025-08-25T21:57:00Z" w16du:dateUtc="2025-08-25T18:57:00Z">
                  <w:rPr>
                    <w:ins w:id="2432" w:author="Ben Remez" w:date="2025-08-25T21:56:00Z" w16du:dateUtc="2025-08-25T18:56:00Z"/>
                  </w:rPr>
                </w:rPrChange>
              </w:rPr>
              <w:pPrChange w:id="2433" w:author="Ben Remez" w:date="2025-08-25T21:58:00Z" w16du:dateUtc="2025-08-25T18:58:00Z">
                <w:pPr/>
              </w:pPrChange>
            </w:pPr>
            <w:ins w:id="2434"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35" w:author="Ben Remez" w:date="2025-08-25T21:57:00Z" w16du:dateUtc="2025-08-25T18:57:00Z">
                    <w:rPr>
                      <w:rFonts w:ascii="Neue Haas Grotesk Text Pro" w:hAnsi="Neue Haas Grotesk Text Pro" w:cs="Arial"/>
                      <w:color w:val="000000" w:themeColor="dark1"/>
                      <w:kern w:val="24"/>
                      <w:sz w:val="36"/>
                      <w:szCs w:val="36"/>
                      <w:lang w:val="en-US"/>
                    </w:rPr>
                  </w:rPrChange>
                </w:rPr>
                <w:t>27.5%</w:t>
              </w:r>
            </w:ins>
          </w:p>
        </w:tc>
        <w:tc>
          <w:tcPr>
            <w:tcW w:w="1121" w:type="dxa"/>
            <w:tcPrChange w:id="2436" w:author="Ben Remez" w:date="2025-08-25T21:58:00Z" w16du:dateUtc="2025-08-25T18:58:00Z">
              <w:tcPr>
                <w:tcW w:w="1121" w:type="dxa"/>
              </w:tcPr>
            </w:tcPrChange>
          </w:tcPr>
          <w:p w14:paraId="2BACCF4B" w14:textId="4692540F" w:rsidR="00A77458" w:rsidRPr="00A77458" w:rsidRDefault="00A77458">
            <w:pPr>
              <w:jc w:val="center"/>
              <w:rPr>
                <w:ins w:id="2437" w:author="Ben Remez" w:date="2025-08-25T21:56:00Z" w16du:dateUtc="2025-08-25T18:56:00Z"/>
                <w:sz w:val="24"/>
                <w:szCs w:val="24"/>
                <w:rPrChange w:id="2438" w:author="Ben Remez" w:date="2025-08-25T21:57:00Z" w16du:dateUtc="2025-08-25T18:57:00Z">
                  <w:rPr>
                    <w:ins w:id="2439" w:author="Ben Remez" w:date="2025-08-25T21:56:00Z" w16du:dateUtc="2025-08-25T18:56:00Z"/>
                  </w:rPr>
                </w:rPrChange>
              </w:rPr>
              <w:pPrChange w:id="2440" w:author="Ben Remez" w:date="2025-08-25T21:58:00Z" w16du:dateUtc="2025-08-25T18:58:00Z">
                <w:pPr/>
              </w:pPrChange>
            </w:pPr>
            <w:ins w:id="2441"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42" w:author="Ben Remez" w:date="2025-08-25T21:57:00Z" w16du:dateUtc="2025-08-25T18:57:00Z">
                    <w:rPr>
                      <w:rFonts w:ascii="Neue Haas Grotesk Text Pro" w:hAnsi="Neue Haas Grotesk Text Pro" w:cs="Arial"/>
                      <w:color w:val="000000" w:themeColor="dark1"/>
                      <w:kern w:val="24"/>
                      <w:sz w:val="36"/>
                      <w:szCs w:val="36"/>
                      <w:lang w:val="en-US"/>
                    </w:rPr>
                  </w:rPrChange>
                </w:rPr>
                <w:t>49.5%</w:t>
              </w:r>
            </w:ins>
          </w:p>
        </w:tc>
        <w:tc>
          <w:tcPr>
            <w:tcW w:w="1239" w:type="dxa"/>
            <w:tcPrChange w:id="2443" w:author="Ben Remez" w:date="2025-08-25T21:58:00Z" w16du:dateUtc="2025-08-25T18:58:00Z">
              <w:tcPr>
                <w:tcW w:w="1239" w:type="dxa"/>
              </w:tcPr>
            </w:tcPrChange>
          </w:tcPr>
          <w:p w14:paraId="1F994046" w14:textId="76AFB018" w:rsidR="00A77458" w:rsidRPr="00A77458" w:rsidRDefault="00A77458">
            <w:pPr>
              <w:jc w:val="center"/>
              <w:rPr>
                <w:ins w:id="2444" w:author="Ben Remez" w:date="2025-08-25T21:56:00Z" w16du:dateUtc="2025-08-25T18:56:00Z"/>
                <w:sz w:val="24"/>
                <w:szCs w:val="24"/>
                <w:rPrChange w:id="2445" w:author="Ben Remez" w:date="2025-08-25T21:57:00Z" w16du:dateUtc="2025-08-25T18:57:00Z">
                  <w:rPr>
                    <w:ins w:id="2446" w:author="Ben Remez" w:date="2025-08-25T21:56:00Z" w16du:dateUtc="2025-08-25T18:56:00Z"/>
                  </w:rPr>
                </w:rPrChange>
              </w:rPr>
              <w:pPrChange w:id="2447" w:author="Ben Remez" w:date="2025-08-25T21:58:00Z" w16du:dateUtc="2025-08-25T18:58:00Z">
                <w:pPr/>
              </w:pPrChange>
            </w:pPr>
            <w:ins w:id="2448"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49" w:author="Ben Remez" w:date="2025-08-25T21:57:00Z" w16du:dateUtc="2025-08-25T18:57:00Z">
                    <w:rPr>
                      <w:rFonts w:ascii="Neue Haas Grotesk Text Pro" w:hAnsi="Neue Haas Grotesk Text Pro" w:cs="Arial"/>
                      <w:color w:val="000000" w:themeColor="dark1"/>
                      <w:kern w:val="24"/>
                      <w:sz w:val="36"/>
                      <w:szCs w:val="36"/>
                      <w:lang w:val="en-US"/>
                    </w:rPr>
                  </w:rPrChange>
                </w:rPr>
                <w:t>33.3%</w:t>
              </w:r>
            </w:ins>
          </w:p>
        </w:tc>
        <w:tc>
          <w:tcPr>
            <w:tcW w:w="1121" w:type="dxa"/>
            <w:tcPrChange w:id="2450" w:author="Ben Remez" w:date="2025-08-25T21:58:00Z" w16du:dateUtc="2025-08-25T18:58:00Z">
              <w:tcPr>
                <w:tcW w:w="1121" w:type="dxa"/>
              </w:tcPr>
            </w:tcPrChange>
          </w:tcPr>
          <w:p w14:paraId="5543709B" w14:textId="4D037118" w:rsidR="00A77458" w:rsidRPr="00A77458" w:rsidRDefault="00A77458">
            <w:pPr>
              <w:jc w:val="center"/>
              <w:rPr>
                <w:ins w:id="2451" w:author="Ben Remez" w:date="2025-08-25T21:56:00Z" w16du:dateUtc="2025-08-25T18:56:00Z"/>
                <w:sz w:val="24"/>
                <w:szCs w:val="24"/>
                <w:rPrChange w:id="2452" w:author="Ben Remez" w:date="2025-08-25T21:57:00Z" w16du:dateUtc="2025-08-25T18:57:00Z">
                  <w:rPr>
                    <w:ins w:id="2453" w:author="Ben Remez" w:date="2025-08-25T21:56:00Z" w16du:dateUtc="2025-08-25T18:56:00Z"/>
                  </w:rPr>
                </w:rPrChange>
              </w:rPr>
              <w:pPrChange w:id="2454" w:author="Ben Remez" w:date="2025-08-25T21:58:00Z" w16du:dateUtc="2025-08-25T18:58:00Z">
                <w:pPr/>
              </w:pPrChange>
            </w:pPr>
            <w:ins w:id="2455"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56" w:author="Ben Remez" w:date="2025-08-25T21:57:00Z" w16du:dateUtc="2025-08-25T18:57:00Z">
                    <w:rPr>
                      <w:rFonts w:ascii="Neue Haas Grotesk Text Pro" w:hAnsi="Neue Haas Grotesk Text Pro" w:cs="Arial"/>
                      <w:color w:val="000000" w:themeColor="dark1"/>
                      <w:kern w:val="24"/>
                      <w:sz w:val="36"/>
                      <w:szCs w:val="36"/>
                      <w:lang w:val="en-US"/>
                    </w:rPr>
                  </w:rPrChange>
                </w:rPr>
                <w:t>28.8%</w:t>
              </w:r>
            </w:ins>
          </w:p>
        </w:tc>
        <w:tc>
          <w:tcPr>
            <w:tcW w:w="1383" w:type="dxa"/>
            <w:tcPrChange w:id="2457" w:author="Ben Remez" w:date="2025-08-25T21:58:00Z" w16du:dateUtc="2025-08-25T18:58:00Z">
              <w:tcPr>
                <w:tcW w:w="1100" w:type="dxa"/>
              </w:tcPr>
            </w:tcPrChange>
          </w:tcPr>
          <w:p w14:paraId="1743C679" w14:textId="1816809C" w:rsidR="00A77458" w:rsidRPr="00A77458" w:rsidRDefault="00A77458">
            <w:pPr>
              <w:jc w:val="center"/>
              <w:rPr>
                <w:ins w:id="2458" w:author="Ben Remez" w:date="2025-08-25T21:56:00Z" w16du:dateUtc="2025-08-25T18:56:00Z"/>
                <w:sz w:val="24"/>
                <w:szCs w:val="24"/>
                <w:rPrChange w:id="2459" w:author="Ben Remez" w:date="2025-08-25T21:57:00Z" w16du:dateUtc="2025-08-25T18:57:00Z">
                  <w:rPr>
                    <w:ins w:id="2460" w:author="Ben Remez" w:date="2025-08-25T21:56:00Z" w16du:dateUtc="2025-08-25T18:56:00Z"/>
                  </w:rPr>
                </w:rPrChange>
              </w:rPr>
              <w:pPrChange w:id="2461" w:author="Ben Remez" w:date="2025-08-25T21:58:00Z" w16du:dateUtc="2025-08-25T18:58:00Z">
                <w:pPr/>
              </w:pPrChange>
            </w:pPr>
            <w:ins w:id="2462"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63" w:author="Ben Remez" w:date="2025-08-25T21:57:00Z" w16du:dateUtc="2025-08-25T18:57:00Z">
                    <w:rPr>
                      <w:rFonts w:ascii="Neue Haas Grotesk Text Pro" w:hAnsi="Neue Haas Grotesk Text Pro" w:cs="Arial"/>
                      <w:color w:val="000000" w:themeColor="dark1"/>
                      <w:kern w:val="24"/>
                      <w:sz w:val="36"/>
                      <w:szCs w:val="36"/>
                      <w:lang w:val="en-US"/>
                    </w:rPr>
                  </w:rPrChange>
                </w:rPr>
                <w:t>44.2%</w:t>
              </w:r>
            </w:ins>
          </w:p>
        </w:tc>
      </w:tr>
      <w:tr w:rsidR="00A77458" w14:paraId="34EBA956" w14:textId="77777777" w:rsidTr="00A77458">
        <w:trPr>
          <w:jc w:val="center"/>
          <w:ins w:id="2464" w:author="Ben Remez" w:date="2025-08-25T21:56:00Z"/>
          <w:trPrChange w:id="2465" w:author="Ben Remez" w:date="2025-08-25T21:58:00Z" w16du:dateUtc="2025-08-25T18:58:00Z">
            <w:trPr>
              <w:gridAfter w:val="0"/>
              <w:jc w:val="center"/>
            </w:trPr>
          </w:trPrChange>
        </w:trPr>
        <w:tc>
          <w:tcPr>
            <w:tcW w:w="1838" w:type="dxa"/>
            <w:tcPrChange w:id="2466" w:author="Ben Remez" w:date="2025-08-25T21:58:00Z" w16du:dateUtc="2025-08-25T18:58:00Z">
              <w:tcPr>
                <w:tcW w:w="1696" w:type="dxa"/>
              </w:tcPr>
            </w:tcPrChange>
          </w:tcPr>
          <w:p w14:paraId="12BA6F53" w14:textId="3250A0D0" w:rsidR="00A77458" w:rsidRPr="00A77458" w:rsidRDefault="00A77458" w:rsidP="00A77458">
            <w:pPr>
              <w:rPr>
                <w:ins w:id="2467" w:author="Ben Remez" w:date="2025-08-25T21:56:00Z" w16du:dateUtc="2025-08-25T18:56:00Z"/>
                <w:sz w:val="24"/>
                <w:szCs w:val="24"/>
                <w:rPrChange w:id="2468" w:author="Ben Remez" w:date="2025-08-25T21:57:00Z" w16du:dateUtc="2025-08-25T18:57:00Z">
                  <w:rPr>
                    <w:ins w:id="2469" w:author="Ben Remez" w:date="2025-08-25T21:56:00Z" w16du:dateUtc="2025-08-25T18:56:00Z"/>
                  </w:rPr>
                </w:rPrChange>
              </w:rPr>
            </w:pPr>
            <w:ins w:id="2470"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71" w:author="Ben Remez" w:date="2025-08-25T21:57:00Z" w16du:dateUtc="2025-08-25T18:57:00Z">
                    <w:rPr>
                      <w:rFonts w:ascii="Neue Haas Grotesk Text Pro" w:hAnsi="Neue Haas Grotesk Text Pro" w:cs="Arial"/>
                      <w:color w:val="000000" w:themeColor="dark1"/>
                      <w:kern w:val="24"/>
                      <w:sz w:val="36"/>
                      <w:szCs w:val="36"/>
                      <w:lang w:val="en-US"/>
                    </w:rPr>
                  </w:rPrChange>
                </w:rPr>
                <w:t>KL Divergence (</w:t>
              </w:r>
              <w:r w:rsidRPr="00A77458">
                <w:rPr>
                  <w:rFonts w:ascii="Arial" w:hAnsi="Arial" w:cs="Arial"/>
                  <w:color w:val="000000" w:themeColor="dark1"/>
                  <w:kern w:val="24"/>
                  <w:sz w:val="24"/>
                  <w:szCs w:val="24"/>
                  <w:lang w:val="en-US"/>
                  <w:rPrChange w:id="2472" w:author="Ben Remez" w:date="2025-08-25T21:57:00Z" w16du:dateUtc="2025-08-25T18:57:00Z">
                    <w:rPr>
                      <w:rFonts w:ascii="Arial" w:hAnsi="Arial" w:cs="Arial"/>
                      <w:color w:val="000000" w:themeColor="dark1"/>
                      <w:kern w:val="24"/>
                      <w:sz w:val="36"/>
                      <w:szCs w:val="36"/>
                      <w:lang w:val="en-US"/>
                    </w:rPr>
                  </w:rPrChange>
                </w:rPr>
                <w:t>↓</w:t>
              </w:r>
              <w:r w:rsidRPr="00A77458">
                <w:rPr>
                  <w:rFonts w:ascii="Neue Haas Grotesk Text Pro" w:hAnsi="Neue Haas Grotesk Text Pro" w:cs="Arial"/>
                  <w:color w:val="000000" w:themeColor="dark1"/>
                  <w:kern w:val="24"/>
                  <w:sz w:val="24"/>
                  <w:szCs w:val="24"/>
                  <w:lang w:val="en-US"/>
                  <w:rPrChange w:id="2473" w:author="Ben Remez" w:date="2025-08-25T21:57:00Z" w16du:dateUtc="2025-08-25T18:57:00Z">
                    <w:rPr>
                      <w:rFonts w:ascii="Neue Haas Grotesk Text Pro" w:hAnsi="Neue Haas Grotesk Text Pro" w:cs="Arial"/>
                      <w:color w:val="000000" w:themeColor="dark1"/>
                      <w:kern w:val="24"/>
                      <w:sz w:val="36"/>
                      <w:szCs w:val="36"/>
                      <w:lang w:val="en-US"/>
                    </w:rPr>
                  </w:rPrChange>
                </w:rPr>
                <w:t>)</w:t>
              </w:r>
            </w:ins>
          </w:p>
        </w:tc>
        <w:tc>
          <w:tcPr>
            <w:tcW w:w="1341" w:type="dxa"/>
            <w:tcPrChange w:id="2474" w:author="Ben Remez" w:date="2025-08-25T21:58:00Z" w16du:dateUtc="2025-08-25T18:58:00Z">
              <w:tcPr>
                <w:tcW w:w="1483" w:type="dxa"/>
                <w:gridSpan w:val="2"/>
              </w:tcPr>
            </w:tcPrChange>
          </w:tcPr>
          <w:p w14:paraId="154D76A2" w14:textId="5A36119F" w:rsidR="00A77458" w:rsidRPr="00A77458" w:rsidRDefault="00A77458">
            <w:pPr>
              <w:jc w:val="center"/>
              <w:rPr>
                <w:ins w:id="2475" w:author="Ben Remez" w:date="2025-08-25T21:56:00Z" w16du:dateUtc="2025-08-25T18:56:00Z"/>
                <w:sz w:val="24"/>
                <w:szCs w:val="24"/>
                <w:rPrChange w:id="2476" w:author="Ben Remez" w:date="2025-08-25T21:57:00Z" w16du:dateUtc="2025-08-25T18:57:00Z">
                  <w:rPr>
                    <w:ins w:id="2477" w:author="Ben Remez" w:date="2025-08-25T21:56:00Z" w16du:dateUtc="2025-08-25T18:56:00Z"/>
                  </w:rPr>
                </w:rPrChange>
              </w:rPr>
              <w:pPrChange w:id="2478" w:author="Ben Remez" w:date="2025-08-25T21:58:00Z" w16du:dateUtc="2025-08-25T18:58:00Z">
                <w:pPr/>
              </w:pPrChange>
            </w:pPr>
            <w:ins w:id="2479"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80" w:author="Ben Remez" w:date="2025-08-25T21:57:00Z" w16du:dateUtc="2025-08-25T18:57:00Z">
                    <w:rPr>
                      <w:rFonts w:ascii="Neue Haas Grotesk Text Pro" w:hAnsi="Neue Haas Grotesk Text Pro" w:cs="Arial"/>
                      <w:color w:val="000000" w:themeColor="dark1"/>
                      <w:kern w:val="24"/>
                      <w:sz w:val="36"/>
                      <w:szCs w:val="36"/>
                      <w:lang w:val="en-US"/>
                    </w:rPr>
                  </w:rPrChange>
                </w:rPr>
                <w:t>0.014</w:t>
              </w:r>
            </w:ins>
          </w:p>
        </w:tc>
        <w:tc>
          <w:tcPr>
            <w:tcW w:w="1314" w:type="dxa"/>
            <w:tcPrChange w:id="2481" w:author="Ben Remez" w:date="2025-08-25T21:58:00Z" w16du:dateUtc="2025-08-25T18:58:00Z">
              <w:tcPr>
                <w:tcW w:w="1314" w:type="dxa"/>
              </w:tcPr>
            </w:tcPrChange>
          </w:tcPr>
          <w:p w14:paraId="57CCD029" w14:textId="674ED43B" w:rsidR="00A77458" w:rsidRPr="00A77458" w:rsidRDefault="00A77458">
            <w:pPr>
              <w:jc w:val="center"/>
              <w:rPr>
                <w:ins w:id="2482" w:author="Ben Remez" w:date="2025-08-25T21:56:00Z" w16du:dateUtc="2025-08-25T18:56:00Z"/>
                <w:sz w:val="24"/>
                <w:szCs w:val="24"/>
                <w:rPrChange w:id="2483" w:author="Ben Remez" w:date="2025-08-25T21:57:00Z" w16du:dateUtc="2025-08-25T18:57:00Z">
                  <w:rPr>
                    <w:ins w:id="2484" w:author="Ben Remez" w:date="2025-08-25T21:56:00Z" w16du:dateUtc="2025-08-25T18:56:00Z"/>
                  </w:rPr>
                </w:rPrChange>
              </w:rPr>
              <w:pPrChange w:id="2485" w:author="Ben Remez" w:date="2025-08-25T21:58:00Z" w16du:dateUtc="2025-08-25T18:58:00Z">
                <w:pPr/>
              </w:pPrChange>
            </w:pPr>
            <w:ins w:id="2486"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87" w:author="Ben Remez" w:date="2025-08-25T21:57:00Z" w16du:dateUtc="2025-08-25T18:57:00Z">
                    <w:rPr>
                      <w:rFonts w:ascii="Neue Haas Grotesk Text Pro" w:hAnsi="Neue Haas Grotesk Text Pro" w:cs="Arial"/>
                      <w:color w:val="000000" w:themeColor="dark1"/>
                      <w:kern w:val="24"/>
                      <w:sz w:val="36"/>
                      <w:szCs w:val="36"/>
                      <w:lang w:val="en-US"/>
                    </w:rPr>
                  </w:rPrChange>
                </w:rPr>
                <w:t>5.209</w:t>
              </w:r>
            </w:ins>
          </w:p>
        </w:tc>
        <w:tc>
          <w:tcPr>
            <w:tcW w:w="986" w:type="dxa"/>
            <w:tcPrChange w:id="2488" w:author="Ben Remez" w:date="2025-08-25T21:58:00Z" w16du:dateUtc="2025-08-25T18:58:00Z">
              <w:tcPr>
                <w:tcW w:w="986" w:type="dxa"/>
              </w:tcPr>
            </w:tcPrChange>
          </w:tcPr>
          <w:p w14:paraId="675A8E48" w14:textId="5630C29C" w:rsidR="00A77458" w:rsidRPr="00A77458" w:rsidRDefault="00A77458">
            <w:pPr>
              <w:jc w:val="center"/>
              <w:rPr>
                <w:ins w:id="2489" w:author="Ben Remez" w:date="2025-08-25T21:56:00Z" w16du:dateUtc="2025-08-25T18:56:00Z"/>
                <w:sz w:val="24"/>
                <w:szCs w:val="24"/>
                <w:rPrChange w:id="2490" w:author="Ben Remez" w:date="2025-08-25T21:57:00Z" w16du:dateUtc="2025-08-25T18:57:00Z">
                  <w:rPr>
                    <w:ins w:id="2491" w:author="Ben Remez" w:date="2025-08-25T21:56:00Z" w16du:dateUtc="2025-08-25T18:56:00Z"/>
                  </w:rPr>
                </w:rPrChange>
              </w:rPr>
              <w:pPrChange w:id="2492" w:author="Ben Remez" w:date="2025-08-25T21:58:00Z" w16du:dateUtc="2025-08-25T18:58:00Z">
                <w:pPr/>
              </w:pPrChange>
            </w:pPr>
            <w:ins w:id="2493" w:author="Ben Remez" w:date="2025-08-25T21:57:00Z" w16du:dateUtc="2025-08-25T18:57:00Z">
              <w:r w:rsidRPr="00A77458">
                <w:rPr>
                  <w:rFonts w:ascii="Neue Haas Grotesk Text Pro" w:hAnsi="Neue Haas Grotesk Text Pro" w:cs="Arial"/>
                  <w:color w:val="000000" w:themeColor="dark1"/>
                  <w:kern w:val="24"/>
                  <w:sz w:val="24"/>
                  <w:szCs w:val="24"/>
                  <w:lang w:val="en-US"/>
                  <w:rPrChange w:id="2494" w:author="Ben Remez" w:date="2025-08-25T21:57:00Z" w16du:dateUtc="2025-08-25T18:57:00Z">
                    <w:rPr>
                      <w:rFonts w:ascii="Neue Haas Grotesk Text Pro" w:hAnsi="Neue Haas Grotesk Text Pro" w:cs="Arial"/>
                      <w:color w:val="000000" w:themeColor="dark1"/>
                      <w:kern w:val="24"/>
                      <w:sz w:val="36"/>
                      <w:szCs w:val="36"/>
                      <w:lang w:val="en-US"/>
                    </w:rPr>
                  </w:rPrChange>
                </w:rPr>
                <w:t>10.643</w:t>
              </w:r>
            </w:ins>
          </w:p>
        </w:tc>
        <w:tc>
          <w:tcPr>
            <w:tcW w:w="1121" w:type="dxa"/>
            <w:tcPrChange w:id="2495" w:author="Ben Remez" w:date="2025-08-25T21:58:00Z" w16du:dateUtc="2025-08-25T18:58:00Z">
              <w:tcPr>
                <w:tcW w:w="1121" w:type="dxa"/>
              </w:tcPr>
            </w:tcPrChange>
          </w:tcPr>
          <w:p w14:paraId="181154BF" w14:textId="27A6B915" w:rsidR="00A77458" w:rsidRPr="00A77458" w:rsidRDefault="00A77458">
            <w:pPr>
              <w:jc w:val="center"/>
              <w:rPr>
                <w:ins w:id="2496" w:author="Ben Remez" w:date="2025-08-25T21:56:00Z" w16du:dateUtc="2025-08-25T18:56:00Z"/>
                <w:sz w:val="24"/>
                <w:szCs w:val="24"/>
                <w:rPrChange w:id="2497" w:author="Ben Remez" w:date="2025-08-25T21:57:00Z" w16du:dateUtc="2025-08-25T18:57:00Z">
                  <w:rPr>
                    <w:ins w:id="2498" w:author="Ben Remez" w:date="2025-08-25T21:56:00Z" w16du:dateUtc="2025-08-25T18:56:00Z"/>
                  </w:rPr>
                </w:rPrChange>
              </w:rPr>
              <w:pPrChange w:id="2499" w:author="Ben Remez" w:date="2025-08-25T21:58:00Z" w16du:dateUtc="2025-08-25T18:58:00Z">
                <w:pPr/>
              </w:pPrChange>
            </w:pPr>
            <w:ins w:id="2500"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01" w:author="Ben Remez" w:date="2025-08-25T21:57:00Z" w16du:dateUtc="2025-08-25T18:57:00Z">
                    <w:rPr>
                      <w:rFonts w:ascii="Neue Haas Grotesk Text Pro" w:hAnsi="Neue Haas Grotesk Text Pro" w:cs="Arial"/>
                      <w:color w:val="000000" w:themeColor="dark1"/>
                      <w:kern w:val="24"/>
                      <w:sz w:val="36"/>
                      <w:szCs w:val="36"/>
                      <w:lang w:val="en-US"/>
                    </w:rPr>
                  </w:rPrChange>
                </w:rPr>
                <w:t>0.312</w:t>
              </w:r>
            </w:ins>
          </w:p>
        </w:tc>
        <w:tc>
          <w:tcPr>
            <w:tcW w:w="1239" w:type="dxa"/>
            <w:tcPrChange w:id="2502" w:author="Ben Remez" w:date="2025-08-25T21:58:00Z" w16du:dateUtc="2025-08-25T18:58:00Z">
              <w:tcPr>
                <w:tcW w:w="1239" w:type="dxa"/>
              </w:tcPr>
            </w:tcPrChange>
          </w:tcPr>
          <w:p w14:paraId="6BECEF23" w14:textId="42172F5F" w:rsidR="00A77458" w:rsidRPr="00A77458" w:rsidRDefault="00A77458">
            <w:pPr>
              <w:jc w:val="center"/>
              <w:rPr>
                <w:ins w:id="2503" w:author="Ben Remez" w:date="2025-08-25T21:56:00Z" w16du:dateUtc="2025-08-25T18:56:00Z"/>
                <w:sz w:val="24"/>
                <w:szCs w:val="24"/>
                <w:rPrChange w:id="2504" w:author="Ben Remez" w:date="2025-08-25T21:57:00Z" w16du:dateUtc="2025-08-25T18:57:00Z">
                  <w:rPr>
                    <w:ins w:id="2505" w:author="Ben Remez" w:date="2025-08-25T21:56:00Z" w16du:dateUtc="2025-08-25T18:56:00Z"/>
                  </w:rPr>
                </w:rPrChange>
              </w:rPr>
              <w:pPrChange w:id="2506" w:author="Ben Remez" w:date="2025-08-25T21:58:00Z" w16du:dateUtc="2025-08-25T18:58:00Z">
                <w:pPr/>
              </w:pPrChange>
            </w:pPr>
            <w:ins w:id="2507"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08" w:author="Ben Remez" w:date="2025-08-25T21:57:00Z" w16du:dateUtc="2025-08-25T18:57:00Z">
                    <w:rPr>
                      <w:rFonts w:ascii="Neue Haas Grotesk Text Pro" w:hAnsi="Neue Haas Grotesk Text Pro" w:cs="Arial"/>
                      <w:color w:val="000000" w:themeColor="dark1"/>
                      <w:kern w:val="24"/>
                      <w:sz w:val="36"/>
                      <w:szCs w:val="36"/>
                      <w:lang w:val="en-US"/>
                    </w:rPr>
                  </w:rPrChange>
                </w:rPr>
                <w:t>0.88</w:t>
              </w:r>
            </w:ins>
          </w:p>
        </w:tc>
        <w:tc>
          <w:tcPr>
            <w:tcW w:w="1121" w:type="dxa"/>
            <w:tcPrChange w:id="2509" w:author="Ben Remez" w:date="2025-08-25T21:58:00Z" w16du:dateUtc="2025-08-25T18:58:00Z">
              <w:tcPr>
                <w:tcW w:w="1121" w:type="dxa"/>
              </w:tcPr>
            </w:tcPrChange>
          </w:tcPr>
          <w:p w14:paraId="7B9F040D" w14:textId="0E813A10" w:rsidR="00A77458" w:rsidRPr="00A77458" w:rsidRDefault="00A77458">
            <w:pPr>
              <w:jc w:val="center"/>
              <w:rPr>
                <w:ins w:id="2510" w:author="Ben Remez" w:date="2025-08-25T21:56:00Z" w16du:dateUtc="2025-08-25T18:56:00Z"/>
                <w:sz w:val="24"/>
                <w:szCs w:val="24"/>
                <w:rPrChange w:id="2511" w:author="Ben Remez" w:date="2025-08-25T21:57:00Z" w16du:dateUtc="2025-08-25T18:57:00Z">
                  <w:rPr>
                    <w:ins w:id="2512" w:author="Ben Remez" w:date="2025-08-25T21:56:00Z" w16du:dateUtc="2025-08-25T18:56:00Z"/>
                  </w:rPr>
                </w:rPrChange>
              </w:rPr>
              <w:pPrChange w:id="2513" w:author="Ben Remez" w:date="2025-08-25T21:58:00Z" w16du:dateUtc="2025-08-25T18:58:00Z">
                <w:pPr/>
              </w:pPrChange>
            </w:pPr>
            <w:ins w:id="2514"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15" w:author="Ben Remez" w:date="2025-08-25T21:57:00Z" w16du:dateUtc="2025-08-25T18:57:00Z">
                    <w:rPr>
                      <w:rFonts w:ascii="Neue Haas Grotesk Text Pro" w:hAnsi="Neue Haas Grotesk Text Pro" w:cs="Arial"/>
                      <w:color w:val="000000" w:themeColor="dark1"/>
                      <w:kern w:val="24"/>
                      <w:sz w:val="36"/>
                      <w:szCs w:val="36"/>
                      <w:lang w:val="en-US"/>
                    </w:rPr>
                  </w:rPrChange>
                </w:rPr>
                <w:t>10.546</w:t>
              </w:r>
            </w:ins>
          </w:p>
        </w:tc>
        <w:tc>
          <w:tcPr>
            <w:tcW w:w="1383" w:type="dxa"/>
            <w:tcPrChange w:id="2516" w:author="Ben Remez" w:date="2025-08-25T21:58:00Z" w16du:dateUtc="2025-08-25T18:58:00Z">
              <w:tcPr>
                <w:tcW w:w="1100" w:type="dxa"/>
              </w:tcPr>
            </w:tcPrChange>
          </w:tcPr>
          <w:p w14:paraId="1E6B6E1F" w14:textId="0E9D3688" w:rsidR="00A77458" w:rsidRPr="00A77458" w:rsidRDefault="00A77458">
            <w:pPr>
              <w:jc w:val="center"/>
              <w:rPr>
                <w:ins w:id="2517" w:author="Ben Remez" w:date="2025-08-25T21:56:00Z" w16du:dateUtc="2025-08-25T18:56:00Z"/>
                <w:sz w:val="24"/>
                <w:szCs w:val="24"/>
                <w:rPrChange w:id="2518" w:author="Ben Remez" w:date="2025-08-25T21:57:00Z" w16du:dateUtc="2025-08-25T18:57:00Z">
                  <w:rPr>
                    <w:ins w:id="2519" w:author="Ben Remez" w:date="2025-08-25T21:56:00Z" w16du:dateUtc="2025-08-25T18:56:00Z"/>
                  </w:rPr>
                </w:rPrChange>
              </w:rPr>
              <w:pPrChange w:id="2520" w:author="Ben Remez" w:date="2025-08-25T21:58:00Z" w16du:dateUtc="2025-08-25T18:58:00Z">
                <w:pPr/>
              </w:pPrChange>
            </w:pPr>
            <w:ins w:id="2521"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22" w:author="Ben Remez" w:date="2025-08-25T21:57:00Z" w16du:dateUtc="2025-08-25T18:57:00Z">
                    <w:rPr>
                      <w:rFonts w:ascii="Neue Haas Grotesk Text Pro" w:hAnsi="Neue Haas Grotesk Text Pro" w:cs="Arial"/>
                      <w:color w:val="000000" w:themeColor="dark1"/>
                      <w:kern w:val="24"/>
                      <w:sz w:val="36"/>
                      <w:szCs w:val="36"/>
                      <w:lang w:val="en-US"/>
                    </w:rPr>
                  </w:rPrChange>
                </w:rPr>
                <w:t>5.9</w:t>
              </w:r>
            </w:ins>
          </w:p>
        </w:tc>
      </w:tr>
      <w:tr w:rsidR="00A77458" w14:paraId="7423B408" w14:textId="77777777" w:rsidTr="00A77458">
        <w:trPr>
          <w:jc w:val="center"/>
          <w:ins w:id="2523" w:author="Ben Remez" w:date="2025-08-25T21:56:00Z"/>
          <w:trPrChange w:id="2524" w:author="Ben Remez" w:date="2025-08-25T21:58:00Z" w16du:dateUtc="2025-08-25T18:58:00Z">
            <w:trPr>
              <w:gridAfter w:val="0"/>
              <w:jc w:val="center"/>
            </w:trPr>
          </w:trPrChange>
        </w:trPr>
        <w:tc>
          <w:tcPr>
            <w:tcW w:w="1838" w:type="dxa"/>
            <w:tcPrChange w:id="2525" w:author="Ben Remez" w:date="2025-08-25T21:58:00Z" w16du:dateUtc="2025-08-25T18:58:00Z">
              <w:tcPr>
                <w:tcW w:w="1696" w:type="dxa"/>
              </w:tcPr>
            </w:tcPrChange>
          </w:tcPr>
          <w:p w14:paraId="4962EB54" w14:textId="4041B428" w:rsidR="00A77458" w:rsidRPr="00A77458" w:rsidRDefault="00A77458" w:rsidP="00A77458">
            <w:pPr>
              <w:rPr>
                <w:ins w:id="2526" w:author="Ben Remez" w:date="2025-08-25T21:56:00Z" w16du:dateUtc="2025-08-25T18:56:00Z"/>
                <w:sz w:val="24"/>
                <w:szCs w:val="24"/>
                <w:rPrChange w:id="2527" w:author="Ben Remez" w:date="2025-08-25T21:57:00Z" w16du:dateUtc="2025-08-25T18:57:00Z">
                  <w:rPr>
                    <w:ins w:id="2528" w:author="Ben Remez" w:date="2025-08-25T21:56:00Z" w16du:dateUtc="2025-08-25T18:56:00Z"/>
                  </w:rPr>
                </w:rPrChange>
              </w:rPr>
            </w:pPr>
            <w:ins w:id="2529"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30" w:author="Ben Remez" w:date="2025-08-25T21:57:00Z" w16du:dateUtc="2025-08-25T18:57:00Z">
                    <w:rPr>
                      <w:rFonts w:ascii="Neue Haas Grotesk Text Pro" w:hAnsi="Neue Haas Grotesk Text Pro" w:cs="Arial"/>
                      <w:color w:val="000000" w:themeColor="dark1"/>
                      <w:kern w:val="24"/>
                      <w:sz w:val="36"/>
                      <w:szCs w:val="36"/>
                      <w:lang w:val="en-US"/>
                    </w:rPr>
                  </w:rPrChange>
                </w:rPr>
                <w:t>Accuracy (</w:t>
              </w:r>
              <w:r w:rsidRPr="00A77458">
                <w:rPr>
                  <w:rFonts w:ascii="Arial" w:hAnsi="Arial" w:cs="Arial"/>
                  <w:color w:val="000000" w:themeColor="dark1"/>
                  <w:kern w:val="24"/>
                  <w:sz w:val="24"/>
                  <w:szCs w:val="24"/>
                  <w:lang w:val="en-US"/>
                  <w:rPrChange w:id="2531" w:author="Ben Remez" w:date="2025-08-25T21:57:00Z" w16du:dateUtc="2025-08-25T18:57:00Z">
                    <w:rPr>
                      <w:rFonts w:ascii="Arial" w:hAnsi="Arial" w:cs="Arial"/>
                      <w:color w:val="000000" w:themeColor="dark1"/>
                      <w:kern w:val="24"/>
                      <w:sz w:val="36"/>
                      <w:szCs w:val="36"/>
                      <w:lang w:val="en-US"/>
                    </w:rPr>
                  </w:rPrChange>
                </w:rPr>
                <w:t>↑</w:t>
              </w:r>
              <w:r w:rsidRPr="00A77458">
                <w:rPr>
                  <w:rFonts w:ascii="Neue Haas Grotesk Text Pro" w:hAnsi="Neue Haas Grotesk Text Pro" w:cs="Arial"/>
                  <w:color w:val="000000" w:themeColor="dark1"/>
                  <w:kern w:val="24"/>
                  <w:sz w:val="24"/>
                  <w:szCs w:val="24"/>
                  <w:lang w:val="en-US"/>
                  <w:rPrChange w:id="2532" w:author="Ben Remez" w:date="2025-08-25T21:57:00Z" w16du:dateUtc="2025-08-25T18:57:00Z">
                    <w:rPr>
                      <w:rFonts w:ascii="Neue Haas Grotesk Text Pro" w:hAnsi="Neue Haas Grotesk Text Pro" w:cs="Arial"/>
                      <w:color w:val="000000" w:themeColor="dark1"/>
                      <w:kern w:val="24"/>
                      <w:sz w:val="36"/>
                      <w:szCs w:val="36"/>
                      <w:lang w:val="en-US"/>
                    </w:rPr>
                  </w:rPrChange>
                </w:rPr>
                <w:t>)</w:t>
              </w:r>
            </w:ins>
          </w:p>
        </w:tc>
        <w:tc>
          <w:tcPr>
            <w:tcW w:w="1341" w:type="dxa"/>
            <w:tcPrChange w:id="2533" w:author="Ben Remez" w:date="2025-08-25T21:58:00Z" w16du:dateUtc="2025-08-25T18:58:00Z">
              <w:tcPr>
                <w:tcW w:w="1483" w:type="dxa"/>
                <w:gridSpan w:val="2"/>
              </w:tcPr>
            </w:tcPrChange>
          </w:tcPr>
          <w:p w14:paraId="72EAE395" w14:textId="33A93793" w:rsidR="00A77458" w:rsidRPr="00A77458" w:rsidRDefault="00A77458">
            <w:pPr>
              <w:jc w:val="center"/>
              <w:rPr>
                <w:ins w:id="2534" w:author="Ben Remez" w:date="2025-08-25T21:56:00Z" w16du:dateUtc="2025-08-25T18:56:00Z"/>
                <w:sz w:val="24"/>
                <w:szCs w:val="24"/>
                <w:rPrChange w:id="2535" w:author="Ben Remez" w:date="2025-08-25T21:57:00Z" w16du:dateUtc="2025-08-25T18:57:00Z">
                  <w:rPr>
                    <w:ins w:id="2536" w:author="Ben Remez" w:date="2025-08-25T21:56:00Z" w16du:dateUtc="2025-08-25T18:56:00Z"/>
                  </w:rPr>
                </w:rPrChange>
              </w:rPr>
              <w:pPrChange w:id="2537" w:author="Ben Remez" w:date="2025-08-25T21:58:00Z" w16du:dateUtc="2025-08-25T18:58:00Z">
                <w:pPr/>
              </w:pPrChange>
            </w:pPr>
            <w:ins w:id="2538"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39" w:author="Ben Remez" w:date="2025-08-25T21:57:00Z" w16du:dateUtc="2025-08-25T18:57:00Z">
                    <w:rPr>
                      <w:rFonts w:ascii="Neue Haas Grotesk Text Pro" w:hAnsi="Neue Haas Grotesk Text Pro" w:cs="Arial"/>
                      <w:color w:val="000000" w:themeColor="dark1"/>
                      <w:kern w:val="24"/>
                      <w:sz w:val="36"/>
                      <w:szCs w:val="36"/>
                      <w:lang w:val="en-US"/>
                    </w:rPr>
                  </w:rPrChange>
                </w:rPr>
                <w:t>54%</w:t>
              </w:r>
            </w:ins>
          </w:p>
        </w:tc>
        <w:tc>
          <w:tcPr>
            <w:tcW w:w="1314" w:type="dxa"/>
            <w:tcPrChange w:id="2540" w:author="Ben Remez" w:date="2025-08-25T21:58:00Z" w16du:dateUtc="2025-08-25T18:58:00Z">
              <w:tcPr>
                <w:tcW w:w="1314" w:type="dxa"/>
              </w:tcPr>
            </w:tcPrChange>
          </w:tcPr>
          <w:p w14:paraId="3829C4D0" w14:textId="7DC5E275" w:rsidR="00A77458" w:rsidRPr="00A77458" w:rsidRDefault="00A77458">
            <w:pPr>
              <w:jc w:val="center"/>
              <w:rPr>
                <w:ins w:id="2541" w:author="Ben Remez" w:date="2025-08-25T21:56:00Z" w16du:dateUtc="2025-08-25T18:56:00Z"/>
                <w:sz w:val="24"/>
                <w:szCs w:val="24"/>
                <w:rPrChange w:id="2542" w:author="Ben Remez" w:date="2025-08-25T21:57:00Z" w16du:dateUtc="2025-08-25T18:57:00Z">
                  <w:rPr>
                    <w:ins w:id="2543" w:author="Ben Remez" w:date="2025-08-25T21:56:00Z" w16du:dateUtc="2025-08-25T18:56:00Z"/>
                  </w:rPr>
                </w:rPrChange>
              </w:rPr>
              <w:pPrChange w:id="2544" w:author="Ben Remez" w:date="2025-08-25T21:58:00Z" w16du:dateUtc="2025-08-25T18:58:00Z">
                <w:pPr/>
              </w:pPrChange>
            </w:pPr>
            <w:ins w:id="2545"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46" w:author="Ben Remez" w:date="2025-08-25T21:57:00Z" w16du:dateUtc="2025-08-25T18:57:00Z">
                    <w:rPr>
                      <w:rFonts w:ascii="Neue Haas Grotesk Text Pro" w:hAnsi="Neue Haas Grotesk Text Pro" w:cs="Arial"/>
                      <w:color w:val="000000" w:themeColor="dark1"/>
                      <w:kern w:val="24"/>
                      <w:sz w:val="36"/>
                      <w:szCs w:val="36"/>
                      <w:lang w:val="en-US"/>
                    </w:rPr>
                  </w:rPrChange>
                </w:rPr>
                <w:t>53%</w:t>
              </w:r>
            </w:ins>
          </w:p>
        </w:tc>
        <w:tc>
          <w:tcPr>
            <w:tcW w:w="986" w:type="dxa"/>
            <w:tcPrChange w:id="2547" w:author="Ben Remez" w:date="2025-08-25T21:58:00Z" w16du:dateUtc="2025-08-25T18:58:00Z">
              <w:tcPr>
                <w:tcW w:w="986" w:type="dxa"/>
              </w:tcPr>
            </w:tcPrChange>
          </w:tcPr>
          <w:p w14:paraId="357038CE" w14:textId="2B8D9D76" w:rsidR="00A77458" w:rsidRPr="00A77458" w:rsidRDefault="00A77458">
            <w:pPr>
              <w:jc w:val="center"/>
              <w:rPr>
                <w:ins w:id="2548" w:author="Ben Remez" w:date="2025-08-25T21:56:00Z" w16du:dateUtc="2025-08-25T18:56:00Z"/>
                <w:sz w:val="24"/>
                <w:szCs w:val="24"/>
                <w:rPrChange w:id="2549" w:author="Ben Remez" w:date="2025-08-25T21:57:00Z" w16du:dateUtc="2025-08-25T18:57:00Z">
                  <w:rPr>
                    <w:ins w:id="2550" w:author="Ben Remez" w:date="2025-08-25T21:56:00Z" w16du:dateUtc="2025-08-25T18:56:00Z"/>
                  </w:rPr>
                </w:rPrChange>
              </w:rPr>
              <w:pPrChange w:id="2551" w:author="Ben Remez" w:date="2025-08-25T21:58:00Z" w16du:dateUtc="2025-08-25T18:58:00Z">
                <w:pPr/>
              </w:pPrChange>
            </w:pPr>
            <w:ins w:id="2552"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53" w:author="Ben Remez" w:date="2025-08-25T21:57:00Z" w16du:dateUtc="2025-08-25T18:57:00Z">
                    <w:rPr>
                      <w:rFonts w:ascii="Neue Haas Grotesk Text Pro" w:hAnsi="Neue Haas Grotesk Text Pro" w:cs="Arial"/>
                      <w:color w:val="000000" w:themeColor="dark1"/>
                      <w:kern w:val="24"/>
                      <w:sz w:val="36"/>
                      <w:szCs w:val="36"/>
                      <w:lang w:val="en-US"/>
                    </w:rPr>
                  </w:rPrChange>
                </w:rPr>
                <w:t>43%</w:t>
              </w:r>
            </w:ins>
          </w:p>
        </w:tc>
        <w:tc>
          <w:tcPr>
            <w:tcW w:w="1121" w:type="dxa"/>
            <w:tcPrChange w:id="2554" w:author="Ben Remez" w:date="2025-08-25T21:58:00Z" w16du:dateUtc="2025-08-25T18:58:00Z">
              <w:tcPr>
                <w:tcW w:w="1121" w:type="dxa"/>
              </w:tcPr>
            </w:tcPrChange>
          </w:tcPr>
          <w:p w14:paraId="2D3FF720" w14:textId="72DE948D" w:rsidR="00A77458" w:rsidRPr="00A77458" w:rsidRDefault="00A77458">
            <w:pPr>
              <w:jc w:val="center"/>
              <w:rPr>
                <w:ins w:id="2555" w:author="Ben Remez" w:date="2025-08-25T21:56:00Z" w16du:dateUtc="2025-08-25T18:56:00Z"/>
                <w:sz w:val="24"/>
                <w:szCs w:val="24"/>
                <w:rPrChange w:id="2556" w:author="Ben Remez" w:date="2025-08-25T21:57:00Z" w16du:dateUtc="2025-08-25T18:57:00Z">
                  <w:rPr>
                    <w:ins w:id="2557" w:author="Ben Remez" w:date="2025-08-25T21:56:00Z" w16du:dateUtc="2025-08-25T18:56:00Z"/>
                  </w:rPr>
                </w:rPrChange>
              </w:rPr>
              <w:pPrChange w:id="2558" w:author="Ben Remez" w:date="2025-08-25T21:58:00Z" w16du:dateUtc="2025-08-25T18:58:00Z">
                <w:pPr/>
              </w:pPrChange>
            </w:pPr>
            <w:ins w:id="2559"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60" w:author="Ben Remez" w:date="2025-08-25T21:57:00Z" w16du:dateUtc="2025-08-25T18:57:00Z">
                    <w:rPr>
                      <w:rFonts w:ascii="Neue Haas Grotesk Text Pro" w:hAnsi="Neue Haas Grotesk Text Pro" w:cs="Arial"/>
                      <w:color w:val="000000" w:themeColor="dark1"/>
                      <w:kern w:val="24"/>
                      <w:sz w:val="36"/>
                      <w:szCs w:val="36"/>
                      <w:lang w:val="en-US"/>
                    </w:rPr>
                  </w:rPrChange>
                </w:rPr>
                <w:t>56%</w:t>
              </w:r>
            </w:ins>
          </w:p>
        </w:tc>
        <w:tc>
          <w:tcPr>
            <w:tcW w:w="1239" w:type="dxa"/>
            <w:tcPrChange w:id="2561" w:author="Ben Remez" w:date="2025-08-25T21:58:00Z" w16du:dateUtc="2025-08-25T18:58:00Z">
              <w:tcPr>
                <w:tcW w:w="1239" w:type="dxa"/>
              </w:tcPr>
            </w:tcPrChange>
          </w:tcPr>
          <w:p w14:paraId="09F85AA0" w14:textId="5FF5D982" w:rsidR="00A77458" w:rsidRPr="00A77458" w:rsidRDefault="00A77458">
            <w:pPr>
              <w:jc w:val="center"/>
              <w:rPr>
                <w:ins w:id="2562" w:author="Ben Remez" w:date="2025-08-25T21:56:00Z" w16du:dateUtc="2025-08-25T18:56:00Z"/>
                <w:sz w:val="24"/>
                <w:szCs w:val="24"/>
                <w:rPrChange w:id="2563" w:author="Ben Remez" w:date="2025-08-25T21:57:00Z" w16du:dateUtc="2025-08-25T18:57:00Z">
                  <w:rPr>
                    <w:ins w:id="2564" w:author="Ben Remez" w:date="2025-08-25T21:56:00Z" w16du:dateUtc="2025-08-25T18:56:00Z"/>
                  </w:rPr>
                </w:rPrChange>
              </w:rPr>
              <w:pPrChange w:id="2565" w:author="Ben Remez" w:date="2025-08-25T21:58:00Z" w16du:dateUtc="2025-08-25T18:58:00Z">
                <w:pPr/>
              </w:pPrChange>
            </w:pPr>
            <w:ins w:id="2566"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67" w:author="Ben Remez" w:date="2025-08-25T21:57:00Z" w16du:dateUtc="2025-08-25T18:57:00Z">
                    <w:rPr>
                      <w:rFonts w:ascii="Neue Haas Grotesk Text Pro" w:hAnsi="Neue Haas Grotesk Text Pro" w:cs="Arial"/>
                      <w:color w:val="000000" w:themeColor="dark1"/>
                      <w:kern w:val="24"/>
                      <w:sz w:val="36"/>
                      <w:szCs w:val="36"/>
                      <w:lang w:val="en-US"/>
                    </w:rPr>
                  </w:rPrChange>
                </w:rPr>
                <w:t>50%</w:t>
              </w:r>
            </w:ins>
          </w:p>
        </w:tc>
        <w:tc>
          <w:tcPr>
            <w:tcW w:w="1121" w:type="dxa"/>
            <w:tcPrChange w:id="2568" w:author="Ben Remez" w:date="2025-08-25T21:58:00Z" w16du:dateUtc="2025-08-25T18:58:00Z">
              <w:tcPr>
                <w:tcW w:w="1121" w:type="dxa"/>
              </w:tcPr>
            </w:tcPrChange>
          </w:tcPr>
          <w:p w14:paraId="17B950FE" w14:textId="75A64CD4" w:rsidR="00A77458" w:rsidRPr="00A77458" w:rsidRDefault="00A77458">
            <w:pPr>
              <w:jc w:val="center"/>
              <w:rPr>
                <w:ins w:id="2569" w:author="Ben Remez" w:date="2025-08-25T21:56:00Z" w16du:dateUtc="2025-08-25T18:56:00Z"/>
                <w:sz w:val="24"/>
                <w:szCs w:val="24"/>
                <w:rPrChange w:id="2570" w:author="Ben Remez" w:date="2025-08-25T21:57:00Z" w16du:dateUtc="2025-08-25T18:57:00Z">
                  <w:rPr>
                    <w:ins w:id="2571" w:author="Ben Remez" w:date="2025-08-25T21:56:00Z" w16du:dateUtc="2025-08-25T18:56:00Z"/>
                  </w:rPr>
                </w:rPrChange>
              </w:rPr>
              <w:pPrChange w:id="2572" w:author="Ben Remez" w:date="2025-08-25T21:58:00Z" w16du:dateUtc="2025-08-25T18:58:00Z">
                <w:pPr/>
              </w:pPrChange>
            </w:pPr>
            <w:ins w:id="2573"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74" w:author="Ben Remez" w:date="2025-08-25T21:57:00Z" w16du:dateUtc="2025-08-25T18:57:00Z">
                    <w:rPr>
                      <w:rFonts w:ascii="Neue Haas Grotesk Text Pro" w:hAnsi="Neue Haas Grotesk Text Pro" w:cs="Arial"/>
                      <w:color w:val="000000" w:themeColor="dark1"/>
                      <w:kern w:val="24"/>
                      <w:sz w:val="36"/>
                      <w:szCs w:val="36"/>
                      <w:lang w:val="en-US"/>
                    </w:rPr>
                  </w:rPrChange>
                </w:rPr>
                <w:t>45%</w:t>
              </w:r>
            </w:ins>
          </w:p>
        </w:tc>
        <w:tc>
          <w:tcPr>
            <w:tcW w:w="1383" w:type="dxa"/>
            <w:tcPrChange w:id="2575" w:author="Ben Remez" w:date="2025-08-25T21:58:00Z" w16du:dateUtc="2025-08-25T18:58:00Z">
              <w:tcPr>
                <w:tcW w:w="1100" w:type="dxa"/>
              </w:tcPr>
            </w:tcPrChange>
          </w:tcPr>
          <w:p w14:paraId="3B64E1D6" w14:textId="07DE63D8" w:rsidR="00A77458" w:rsidRPr="00A77458" w:rsidRDefault="00A77458">
            <w:pPr>
              <w:jc w:val="center"/>
              <w:rPr>
                <w:ins w:id="2576" w:author="Ben Remez" w:date="2025-08-25T21:56:00Z" w16du:dateUtc="2025-08-25T18:56:00Z"/>
                <w:sz w:val="24"/>
                <w:szCs w:val="24"/>
                <w:rPrChange w:id="2577" w:author="Ben Remez" w:date="2025-08-25T21:57:00Z" w16du:dateUtc="2025-08-25T18:57:00Z">
                  <w:rPr>
                    <w:ins w:id="2578" w:author="Ben Remez" w:date="2025-08-25T21:56:00Z" w16du:dateUtc="2025-08-25T18:56:00Z"/>
                  </w:rPr>
                </w:rPrChange>
              </w:rPr>
              <w:pPrChange w:id="2579" w:author="Ben Remez" w:date="2025-08-25T21:58:00Z" w16du:dateUtc="2025-08-25T18:58:00Z">
                <w:pPr/>
              </w:pPrChange>
            </w:pPr>
            <w:ins w:id="2580" w:author="Ben Remez" w:date="2025-08-25T21:57:00Z" w16du:dateUtc="2025-08-25T18:57:00Z">
              <w:r w:rsidRPr="00A77458">
                <w:rPr>
                  <w:rFonts w:ascii="Neue Haas Grotesk Text Pro" w:hAnsi="Neue Haas Grotesk Text Pro" w:cs="Arial"/>
                  <w:color w:val="000000" w:themeColor="dark1"/>
                  <w:kern w:val="24"/>
                  <w:sz w:val="24"/>
                  <w:szCs w:val="24"/>
                  <w:lang w:val="en-US"/>
                  <w:rPrChange w:id="2581" w:author="Ben Remez" w:date="2025-08-25T21:57:00Z" w16du:dateUtc="2025-08-25T18:57:00Z">
                    <w:rPr>
                      <w:rFonts w:ascii="Neue Haas Grotesk Text Pro" w:hAnsi="Neue Haas Grotesk Text Pro" w:cs="Arial"/>
                      <w:color w:val="000000" w:themeColor="dark1"/>
                      <w:kern w:val="24"/>
                      <w:sz w:val="36"/>
                      <w:szCs w:val="36"/>
                      <w:lang w:val="en-US"/>
                    </w:rPr>
                  </w:rPrChange>
                </w:rPr>
                <w:t>42%</w:t>
              </w:r>
            </w:ins>
          </w:p>
        </w:tc>
      </w:tr>
    </w:tbl>
    <w:p w14:paraId="28DD823A" w14:textId="00A920C2" w:rsidR="00314258" w:rsidRPr="00B30DD1" w:rsidRDefault="00B30DD1" w:rsidP="00A77458">
      <w:pPr>
        <w:jc w:val="center"/>
        <w:rPr>
          <w:ins w:id="2582" w:author="Ben Remez" w:date="2025-08-25T21:22:00Z" w16du:dateUtc="2025-08-25T18:22:00Z"/>
          <w:i/>
          <w:iCs/>
          <w:sz w:val="24"/>
          <w:szCs w:val="24"/>
          <w:rPrChange w:id="2583" w:author="Ben Remez" w:date="2025-08-25T21:59:00Z" w16du:dateUtc="2025-08-25T18:59:00Z">
            <w:rPr>
              <w:ins w:id="2584" w:author="Ben Remez" w:date="2025-08-25T21:22:00Z" w16du:dateUtc="2025-08-25T18:22:00Z"/>
            </w:rPr>
          </w:rPrChange>
        </w:rPr>
      </w:pPr>
      <w:ins w:id="2585" w:author="Ben Remez" w:date="2025-08-25T21:59:00Z" w16du:dateUtc="2025-08-25T18:59:00Z">
        <w:r w:rsidRPr="00B30DD1">
          <w:rPr>
            <w:b/>
            <w:bCs/>
            <w:i/>
            <w:iCs/>
            <w:sz w:val="24"/>
            <w:szCs w:val="24"/>
            <w:rPrChange w:id="2586" w:author="Ben Remez" w:date="2025-08-25T21:59:00Z" w16du:dateUtc="2025-08-25T18:59:00Z">
              <w:rPr>
                <w:b/>
                <w:bCs/>
                <w:i/>
                <w:iCs/>
              </w:rPr>
            </w:rPrChange>
          </w:rPr>
          <w:t xml:space="preserve">Table 1: </w:t>
        </w:r>
        <w:r w:rsidRPr="00B30DD1">
          <w:rPr>
            <w:i/>
            <w:iCs/>
            <w:sz w:val="24"/>
            <w:szCs w:val="24"/>
            <w:rPrChange w:id="2587" w:author="Ben Remez" w:date="2025-08-25T21:59:00Z" w16du:dateUtc="2025-08-25T18:59:00Z">
              <w:rPr>
                <w:i/>
                <w:iCs/>
              </w:rPr>
            </w:rPrChange>
          </w:rPr>
          <w:t xml:space="preserve">The </w:t>
        </w:r>
        <w:proofErr w:type="gramStart"/>
        <w:r w:rsidRPr="00B30DD1">
          <w:rPr>
            <w:i/>
            <w:iCs/>
            <w:sz w:val="24"/>
            <w:szCs w:val="24"/>
            <w:rPrChange w:id="2588" w:author="Ben Remez" w:date="2025-08-25T21:59:00Z" w16du:dateUtc="2025-08-25T18:59:00Z">
              <w:rPr>
                <w:i/>
                <w:iCs/>
              </w:rPr>
            </w:rPrChange>
          </w:rPr>
          <w:t>final results</w:t>
        </w:r>
        <w:proofErr w:type="gramEnd"/>
        <w:r w:rsidRPr="00B30DD1">
          <w:rPr>
            <w:i/>
            <w:iCs/>
            <w:sz w:val="24"/>
            <w:szCs w:val="24"/>
            <w:rPrChange w:id="2589" w:author="Ben Remez" w:date="2025-08-25T21:59:00Z" w16du:dateUtc="2025-08-25T18:59:00Z">
              <w:rPr>
                <w:i/>
                <w:iCs/>
              </w:rPr>
            </w:rPrChange>
          </w:rPr>
          <w:t xml:space="preserve"> for </w:t>
        </w:r>
      </w:ins>
      <w:ins w:id="2590" w:author="Alexander Apartsin" w:date="2025-08-27T11:12:00Z" w16du:dateUtc="2025-08-27T08:12:00Z">
        <w:r w:rsidR="007621AA">
          <w:rPr>
            <w:i/>
            <w:iCs/>
            <w:sz w:val="24"/>
            <w:szCs w:val="24"/>
          </w:rPr>
          <w:t xml:space="preserve">the </w:t>
        </w:r>
      </w:ins>
      <w:ins w:id="2591" w:author="Ben Remez" w:date="2025-08-25T21:59:00Z" w16du:dateUtc="2025-08-25T18:59:00Z">
        <w:r w:rsidRPr="00B30DD1">
          <w:rPr>
            <w:i/>
            <w:iCs/>
            <w:sz w:val="24"/>
            <w:szCs w:val="24"/>
            <w:rPrChange w:id="2592" w:author="Ben Remez" w:date="2025-08-25T21:59:00Z" w16du:dateUtc="2025-08-25T18:59:00Z">
              <w:rPr>
                <w:i/>
                <w:iCs/>
              </w:rPr>
            </w:rPrChange>
          </w:rPr>
          <w:t xml:space="preserve">table, showing </w:t>
        </w:r>
      </w:ins>
      <w:ins w:id="2593" w:author="Ben Remez" w:date="2025-08-25T22:00:00Z" w16du:dateUtc="2025-08-25T19:00:00Z">
        <w:r>
          <w:rPr>
            <w:i/>
            <w:iCs/>
            <w:sz w:val="24"/>
            <w:szCs w:val="24"/>
          </w:rPr>
          <w:t>the results for all methods</w:t>
        </w:r>
      </w:ins>
      <w:ins w:id="2594" w:author="Ben Remez" w:date="2025-08-25T21:59:00Z" w16du:dateUtc="2025-08-25T18:59:00Z">
        <w:r w:rsidRPr="00B30DD1">
          <w:rPr>
            <w:i/>
            <w:iCs/>
            <w:sz w:val="24"/>
            <w:szCs w:val="24"/>
            <w:rPrChange w:id="2595" w:author="Ben Remez" w:date="2025-08-25T21:59:00Z" w16du:dateUtc="2025-08-25T18:59:00Z">
              <w:rPr>
                <w:i/>
                <w:iCs/>
              </w:rPr>
            </w:rPrChange>
          </w:rPr>
          <w:t>.</w:t>
        </w:r>
      </w:ins>
    </w:p>
    <w:p w14:paraId="7EE68511" w14:textId="16FD7907" w:rsidR="00872041" w:rsidDel="00B30DD1" w:rsidRDefault="00872041" w:rsidP="00872041">
      <w:pPr>
        <w:rPr>
          <w:del w:id="2596" w:author="Ben Remez" w:date="2025-08-25T22:00:00Z" w16du:dateUtc="2025-08-25T19:00:00Z"/>
          <w:sz w:val="24"/>
          <w:szCs w:val="24"/>
        </w:rPr>
      </w:pPr>
      <w:del w:id="2597" w:author="Ben Remez" w:date="2025-08-25T22:00:00Z" w16du:dateUtc="2025-08-25T19:00:00Z">
        <w:r w:rsidRPr="00872041" w:rsidDel="00B30DD1">
          <w:rPr>
            <w:sz w:val="24"/>
            <w:szCs w:val="24"/>
          </w:rPr>
          <w:lastRenderedPageBreak/>
          <w:delText>These results demonstrate that both manual and RAG-based approaches achieve comparable performance, with the manual extraction yielding slightly higher precision, recall, and F1 score. However, the KL divergence between predicted and actual distributions is nearly identical in both cases, suggesting that RAG retrieval can approximate ground truth distributions effectively, albeit with minor trade-offs in fine-grained classification accuracy.</w:delText>
        </w:r>
      </w:del>
    </w:p>
    <w:p w14:paraId="1C076EAB" w14:textId="76100B89" w:rsidR="00872041" w:rsidDel="00B30DD1" w:rsidRDefault="00872041" w:rsidP="00872041">
      <w:pPr>
        <w:rPr>
          <w:del w:id="2598" w:author="Ben Remez" w:date="2025-08-25T22:00:00Z" w16du:dateUtc="2025-08-25T19:00:00Z"/>
          <w:sz w:val="24"/>
          <w:szCs w:val="24"/>
        </w:rPr>
      </w:pPr>
      <w:del w:id="2599" w:author="Ben Remez" w:date="2025-08-25T22:00:00Z" w16du:dateUtc="2025-08-25T19:00:00Z">
        <w:r w:rsidRPr="00872041" w:rsidDel="00B30DD1">
          <w:rPr>
            <w:sz w:val="24"/>
            <w:szCs w:val="24"/>
          </w:rPr>
          <w:delText>In comparison with MIRAI’s best-performing first-level relation classification models (e.g., ReAct with Single Function and All API access: Precision = 47.6%, Recall = 58.3%, F1 = 44.2%, Quad KL = 5.9), our system performs at a lower level. This is expected given the relatively early stage of our system and the limited scope</w:delText>
        </w:r>
        <w:r w:rsidDel="00B30DD1">
          <w:rPr>
            <w:sz w:val="24"/>
            <w:szCs w:val="24"/>
          </w:rPr>
          <w:delText xml:space="preserve"> and resources. </w:delText>
        </w:r>
        <w:r w:rsidRPr="00872041" w:rsidDel="00B30DD1">
          <w:rPr>
            <w:sz w:val="24"/>
            <w:szCs w:val="24"/>
          </w:rPr>
          <w:delText>However, these initial results are promising and provide a solid baseline for continued refinement.</w:delText>
        </w:r>
      </w:del>
    </w:p>
    <w:p w14:paraId="56185D46" w14:textId="1779D047" w:rsidR="00872041" w:rsidDel="00B30DD1" w:rsidRDefault="00872041" w:rsidP="00872041">
      <w:pPr>
        <w:rPr>
          <w:del w:id="2600" w:author="Ben Remez" w:date="2025-08-25T22:00:00Z" w16du:dateUtc="2025-08-25T19:00:00Z"/>
          <w:sz w:val="24"/>
          <w:szCs w:val="24"/>
        </w:rPr>
      </w:pPr>
      <w:del w:id="2601" w:author="Ben Remez" w:date="2025-08-25T22:00:00Z" w16du:dateUtc="2025-08-25T19:00:00Z">
        <w:r w:rsidRPr="00872041" w:rsidDel="00B30DD1">
          <w:rPr>
            <w:sz w:val="24"/>
            <w:szCs w:val="24"/>
          </w:rPr>
          <w:delText xml:space="preserve">Figure </w:delText>
        </w:r>
        <w:r w:rsidDel="00B30DD1">
          <w:rPr>
            <w:sz w:val="24"/>
            <w:szCs w:val="24"/>
          </w:rPr>
          <w:delText>3</w:delText>
        </w:r>
        <w:r w:rsidRPr="00872041" w:rsidDel="00B30DD1">
          <w:rPr>
            <w:sz w:val="24"/>
            <w:szCs w:val="24"/>
          </w:rPr>
          <w:delText xml:space="preserve"> presents the distribution of correct answer ranks for each query, comparing the manual and RAG-based document extraction strategies. As shown, both approaches most frequently rank the correct hypothesis in the top position (rank 1), with manual extraction achieving this slightly more often. The performance gradually declines for lower ranks, indicating that both methods are capable of identifying relevant hypotheses, albeit with some variance in ranking accuracy. Notably, the RAG approach shows a relatively stronger presence at rank 3, suggesting occasional misranking that may be attributed to less targeted retrieval. These rank distributions reinforce the metric-based findings, showing that while manual extraction currently holds a small advantage, the RAG-based pipeline remains a viable and scalable alternative.</w:delText>
        </w:r>
      </w:del>
    </w:p>
    <w:p w14:paraId="44C848BF" w14:textId="3B3137A4" w:rsidR="00872041" w:rsidDel="00DD5666" w:rsidRDefault="00872041" w:rsidP="00872041">
      <w:pPr>
        <w:rPr>
          <w:del w:id="2602" w:author="Ben Remez" w:date="2025-08-25T22:06:00Z" w16du:dateUtc="2025-08-25T19:06:00Z"/>
          <w:sz w:val="24"/>
          <w:szCs w:val="24"/>
        </w:rPr>
      </w:pPr>
      <w:del w:id="2603" w:author="Ben Remez" w:date="2025-08-25T22:06:00Z" w16du:dateUtc="2025-08-25T19:06:00Z">
        <w:r w:rsidRPr="00872041" w:rsidDel="00DD5666">
          <w:rPr>
            <w:noProof/>
            <w:sz w:val="24"/>
            <w:szCs w:val="24"/>
          </w:rPr>
          <w:drawing>
            <wp:inline distT="0" distB="0" distL="0" distR="0" wp14:anchorId="7B4A39CD" wp14:editId="2157E050">
              <wp:extent cx="5731510" cy="2859405"/>
              <wp:effectExtent l="0" t="0" r="2540" b="0"/>
              <wp:docPr id="102440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08754" name=""/>
                      <pic:cNvPicPr/>
                    </pic:nvPicPr>
                    <pic:blipFill>
                      <a:blip r:embed="rId15"/>
                      <a:stretch>
                        <a:fillRect/>
                      </a:stretch>
                    </pic:blipFill>
                    <pic:spPr>
                      <a:xfrm>
                        <a:off x="0" y="0"/>
                        <a:ext cx="5731510" cy="2859405"/>
                      </a:xfrm>
                      <a:prstGeom prst="rect">
                        <a:avLst/>
                      </a:prstGeom>
                    </pic:spPr>
                  </pic:pic>
                </a:graphicData>
              </a:graphic>
            </wp:inline>
          </w:drawing>
        </w:r>
      </w:del>
    </w:p>
    <w:p w14:paraId="4C6D063C" w14:textId="5474315D" w:rsidR="00872041" w:rsidRPr="00DE5041" w:rsidDel="00DD5666" w:rsidRDefault="00872041" w:rsidP="00872041">
      <w:pPr>
        <w:jc w:val="center"/>
        <w:rPr>
          <w:del w:id="2604" w:author="Ben Remez" w:date="2025-08-25T22:06:00Z" w16du:dateUtc="2025-08-25T19:06:00Z"/>
          <w:i/>
          <w:iCs/>
          <w:sz w:val="24"/>
          <w:szCs w:val="24"/>
          <w:rPrChange w:id="2605" w:author="Ben Remez" w:date="2025-08-25T11:57:00Z" w16du:dateUtc="2025-08-25T08:57:00Z">
            <w:rPr>
              <w:del w:id="2606" w:author="Ben Remez" w:date="2025-08-25T22:06:00Z" w16du:dateUtc="2025-08-25T19:06:00Z"/>
              <w:sz w:val="24"/>
              <w:szCs w:val="24"/>
            </w:rPr>
          </w:rPrChange>
        </w:rPr>
      </w:pPr>
      <w:del w:id="2607" w:author="Ben Remez" w:date="2025-08-25T22:06:00Z" w16du:dateUtc="2025-08-25T19:06:00Z">
        <w:r w:rsidRPr="00DE5041" w:rsidDel="00DD5666">
          <w:rPr>
            <w:b/>
            <w:bCs/>
            <w:i/>
            <w:iCs/>
            <w:sz w:val="24"/>
            <w:szCs w:val="24"/>
            <w:rPrChange w:id="2608" w:author="Ben Remez" w:date="2025-08-25T11:57:00Z" w16du:dateUtc="2025-08-25T08:57:00Z">
              <w:rPr>
                <w:b/>
                <w:bCs/>
                <w:sz w:val="24"/>
                <w:szCs w:val="24"/>
              </w:rPr>
            </w:rPrChange>
          </w:rPr>
          <w:delText xml:space="preserve">Figure </w:delText>
        </w:r>
      </w:del>
      <w:del w:id="2609" w:author="Ben Remez" w:date="2025-08-25T11:57:00Z" w16du:dateUtc="2025-08-25T08:57:00Z">
        <w:r w:rsidRPr="00DE5041" w:rsidDel="00DE5041">
          <w:rPr>
            <w:b/>
            <w:bCs/>
            <w:i/>
            <w:iCs/>
            <w:sz w:val="24"/>
            <w:szCs w:val="24"/>
            <w:rPrChange w:id="2610" w:author="Ben Remez" w:date="2025-08-25T11:57:00Z" w16du:dateUtc="2025-08-25T08:57:00Z">
              <w:rPr>
                <w:b/>
                <w:bCs/>
                <w:sz w:val="24"/>
                <w:szCs w:val="24"/>
              </w:rPr>
            </w:rPrChange>
          </w:rPr>
          <w:delText>3</w:delText>
        </w:r>
      </w:del>
      <w:del w:id="2611" w:author="Ben Remez" w:date="2025-08-25T22:06:00Z" w16du:dateUtc="2025-08-25T19:06:00Z">
        <w:r w:rsidRPr="00DE5041" w:rsidDel="00DD5666">
          <w:rPr>
            <w:b/>
            <w:bCs/>
            <w:i/>
            <w:iCs/>
            <w:sz w:val="24"/>
            <w:szCs w:val="24"/>
            <w:rPrChange w:id="2612" w:author="Ben Remez" w:date="2025-08-25T11:57:00Z" w16du:dateUtc="2025-08-25T08:57:00Z">
              <w:rPr>
                <w:b/>
                <w:bCs/>
                <w:sz w:val="24"/>
                <w:szCs w:val="24"/>
              </w:rPr>
            </w:rPrChange>
          </w:rPr>
          <w:delText xml:space="preserve">: </w:delText>
        </w:r>
        <w:r w:rsidRPr="00DE5041" w:rsidDel="00DD5666">
          <w:rPr>
            <w:i/>
            <w:iCs/>
            <w:sz w:val="24"/>
            <w:szCs w:val="24"/>
            <w:rPrChange w:id="2613" w:author="Ben Remez" w:date="2025-08-25T11:57:00Z" w16du:dateUtc="2025-08-25T08:57:00Z">
              <w:rPr>
                <w:sz w:val="24"/>
                <w:szCs w:val="24"/>
              </w:rPr>
            </w:rPrChange>
          </w:rPr>
          <w:delText>The rank position of the correct label as predicted by the system vs number of queries.</w:delText>
        </w:r>
      </w:del>
    </w:p>
    <w:p w14:paraId="1A7468EA" w14:textId="2B997C95" w:rsidR="00872041" w:rsidDel="00A2230B" w:rsidRDefault="00592FB8">
      <w:pPr>
        <w:pStyle w:val="Heading1"/>
        <w:numPr>
          <w:ilvl w:val="0"/>
          <w:numId w:val="14"/>
        </w:numPr>
        <w:ind w:left="357" w:hanging="357"/>
        <w:rPr>
          <w:del w:id="2614" w:author="Ben Remez" w:date="2025-08-25T22:34:00Z" w16du:dateUtc="2025-08-25T19:34:00Z"/>
        </w:rPr>
        <w:pPrChange w:id="2615" w:author="Ben Remez" w:date="2025-08-25T11:25:00Z" w16du:dateUtc="2025-08-25T08:25:00Z">
          <w:pPr>
            <w:pStyle w:val="Heading1"/>
            <w:numPr>
              <w:numId w:val="7"/>
            </w:numPr>
            <w:ind w:left="357" w:hanging="357"/>
          </w:pPr>
        </w:pPrChange>
      </w:pPr>
      <w:bookmarkStart w:id="2616" w:name="_Toc207060302"/>
      <w:bookmarkStart w:id="2617" w:name="_Toc207062987"/>
      <w:del w:id="2618" w:author="Ben Remez" w:date="2025-08-25T22:34:00Z" w16du:dateUtc="2025-08-25T19:34:00Z">
        <w:r w:rsidDel="00A2230B">
          <w:delText>Current Limitations</w:delText>
        </w:r>
        <w:bookmarkEnd w:id="2616"/>
        <w:bookmarkEnd w:id="2617"/>
      </w:del>
    </w:p>
    <w:p w14:paraId="122B3F84" w14:textId="3F1797E1" w:rsidR="00E21E7C" w:rsidDel="00A2230B" w:rsidRDefault="00E21E7C" w:rsidP="00E21E7C">
      <w:pPr>
        <w:pStyle w:val="ListParagraph"/>
        <w:numPr>
          <w:ilvl w:val="0"/>
          <w:numId w:val="13"/>
        </w:numPr>
        <w:rPr>
          <w:del w:id="2619" w:author="Ben Remez" w:date="2025-08-25T22:34:00Z" w16du:dateUtc="2025-08-25T19:34:00Z"/>
        </w:rPr>
      </w:pPr>
      <w:del w:id="2620" w:author="Ben Remez" w:date="2025-08-25T22:34:00Z" w16du:dateUtc="2025-08-25T19:34:00Z">
        <w:r w:rsidDel="00A2230B">
          <w:delText>Currently we still use abstract as the overhead of adding the full article to the prompt is high and resource consuming both financially and computationally.</w:delText>
        </w:r>
      </w:del>
    </w:p>
    <w:p w14:paraId="7B515061" w14:textId="00FBE24C" w:rsidR="00E21E7C" w:rsidDel="00A2230B" w:rsidRDefault="00E21E7C" w:rsidP="006039D7">
      <w:pPr>
        <w:pStyle w:val="ListParagraph"/>
        <w:numPr>
          <w:ilvl w:val="0"/>
          <w:numId w:val="13"/>
        </w:numPr>
        <w:rPr>
          <w:del w:id="2621" w:author="Ben Remez" w:date="2025-08-25T22:34:00Z" w16du:dateUtc="2025-08-25T19:34:00Z"/>
        </w:rPr>
      </w:pPr>
      <w:del w:id="2622" w:author="Ben Remez" w:date="2025-08-25T22:34:00Z" w16du:dateUtc="2025-08-25T19:34:00Z">
        <w:r w:rsidDel="00A2230B">
          <w:delText>Running an experiment using the full list of outcomes (38 outcomes in total) takes too long and is resource consuming while we have a current limit usage of the Azure Student OpenAI API.</w:delText>
        </w:r>
      </w:del>
    </w:p>
    <w:p w14:paraId="6E27F452" w14:textId="5E045FBE" w:rsidR="008E17BF" w:rsidRPr="00E21E7C" w:rsidDel="00A2230B" w:rsidRDefault="006039D7" w:rsidP="008E17BF">
      <w:pPr>
        <w:pStyle w:val="ListParagraph"/>
        <w:numPr>
          <w:ilvl w:val="0"/>
          <w:numId w:val="13"/>
        </w:numPr>
        <w:rPr>
          <w:del w:id="2623" w:author="Ben Remez" w:date="2025-08-25T22:34:00Z" w16du:dateUtc="2025-08-25T19:34:00Z"/>
        </w:rPr>
      </w:pPr>
      <w:del w:id="2624" w:author="Ben Remez" w:date="2025-08-25T22:34:00Z" w16du:dateUtc="2025-08-25T19:34:00Z">
        <w:r w:rsidDel="00A2230B">
          <w:delText>Since we are using the grouping method as in MIRAI we can’t evaluate the results on second-level relations.</w:delText>
        </w:r>
      </w:del>
    </w:p>
    <w:p w14:paraId="64FF3344" w14:textId="0EAFD078" w:rsidR="008E17BF" w:rsidRDefault="00DE1DC4">
      <w:pPr>
        <w:pStyle w:val="Heading1"/>
        <w:numPr>
          <w:ilvl w:val="0"/>
          <w:numId w:val="14"/>
        </w:numPr>
        <w:ind w:left="357" w:hanging="357"/>
        <w:rPr>
          <w:ins w:id="2625" w:author="Ben Remez" w:date="2025-08-25T22:21:00Z" w16du:dateUtc="2025-08-25T19:21:00Z"/>
        </w:rPr>
      </w:pPr>
      <w:bookmarkStart w:id="2626" w:name="_Toc207062988"/>
      <w:ins w:id="2627" w:author="Ben Remez" w:date="2025-08-25T22:21:00Z" w16du:dateUtc="2025-08-25T19:21:00Z">
        <w:r>
          <w:t>Discussion</w:t>
        </w:r>
        <w:bookmarkEnd w:id="2626"/>
      </w:ins>
    </w:p>
    <w:p w14:paraId="0B95D54E" w14:textId="3AD20204" w:rsidR="00DE1DC4" w:rsidRDefault="00DE1DC4" w:rsidP="00DE1DC4">
      <w:pPr>
        <w:pStyle w:val="Heading2"/>
        <w:numPr>
          <w:ilvl w:val="1"/>
          <w:numId w:val="14"/>
        </w:numPr>
        <w:rPr>
          <w:ins w:id="2628" w:author="Ben Remez" w:date="2025-08-25T22:21:00Z" w16du:dateUtc="2025-08-25T19:21:00Z"/>
        </w:rPr>
      </w:pPr>
      <w:bookmarkStart w:id="2629" w:name="_Toc207062989"/>
      <w:ins w:id="2630" w:author="Ben Remez" w:date="2025-08-25T22:21:00Z" w16du:dateUtc="2025-08-25T19:21:00Z">
        <w:r>
          <w:t>Interpretation of Findings</w:t>
        </w:r>
        <w:bookmarkEnd w:id="2629"/>
      </w:ins>
    </w:p>
    <w:p w14:paraId="08511639" w14:textId="1E8752F5" w:rsidR="00DE1DC4" w:rsidRPr="001F1FB3" w:rsidRDefault="00DE1DC4" w:rsidP="007621AA">
      <w:pPr>
        <w:ind w:left="357" w:firstLine="363"/>
        <w:jc w:val="both"/>
        <w:rPr>
          <w:ins w:id="2631" w:author="Ben Remez" w:date="2025-08-25T22:23:00Z" w16du:dateUtc="2025-08-25T19:23:00Z"/>
          <w:sz w:val="24"/>
          <w:szCs w:val="24"/>
          <w:rPrChange w:id="2632" w:author="Ben Remez" w:date="2025-08-25T22:34:00Z" w16du:dateUtc="2025-08-25T19:34:00Z">
            <w:rPr>
              <w:ins w:id="2633" w:author="Ben Remez" w:date="2025-08-25T22:23:00Z" w16du:dateUtc="2025-08-25T19:23:00Z"/>
            </w:rPr>
          </w:rPrChange>
        </w:rPr>
        <w:pPrChange w:id="2634" w:author="Alexander Apartsin" w:date="2025-08-27T11:12:00Z" w16du:dateUtc="2025-08-27T08:12:00Z">
          <w:pPr>
            <w:ind w:left="357" w:firstLine="3"/>
          </w:pPr>
        </w:pPrChange>
      </w:pPr>
      <w:ins w:id="2635" w:author="Ben Remez" w:date="2025-08-25T22:22:00Z" w16du:dateUtc="2025-08-25T19:22:00Z">
        <w:r w:rsidRPr="001F1FB3">
          <w:rPr>
            <w:sz w:val="24"/>
            <w:szCs w:val="24"/>
            <w:rPrChange w:id="2636" w:author="Ben Remez" w:date="2025-08-25T22:34:00Z" w16du:dateUtc="2025-08-25T19:34:00Z">
              <w:rPr/>
            </w:rPrChange>
          </w:rPr>
          <w:t>The experiments demonstrated that the refined RAG-based retrieval pipeline, combined with fine-tuned indicator generation, significantly improved performance compared to the initial baseline. While manual extraction maintained slightly higher document relevance, the improved RAG approach achieved comparable accuracy</w:t>
        </w:r>
        <w:del w:id="2637" w:author="Alexander Apartsin" w:date="2025-08-27T11:21:00Z" w16du:dateUtc="2025-08-27T08:21:00Z">
          <w:r w:rsidRPr="001F1FB3" w:rsidDel="00BB7CFB">
            <w:rPr>
              <w:sz w:val="24"/>
              <w:szCs w:val="24"/>
              <w:rPrChange w:id="2638" w:author="Ben Remez" w:date="2025-08-25T22:34:00Z" w16du:dateUtc="2025-08-25T19:34:00Z">
                <w:rPr/>
              </w:rPrChange>
            </w:rPr>
            <w:delText xml:space="preserve"> and outperformed</w:delText>
          </w:r>
        </w:del>
      </w:ins>
      <w:ins w:id="2639" w:author="Alexander Apartsin" w:date="2025-08-27T11:21:00Z" w16du:dateUtc="2025-08-27T08:21:00Z">
        <w:r w:rsidR="00BB7CFB">
          <w:rPr>
            <w:sz w:val="24"/>
            <w:szCs w:val="24"/>
          </w:rPr>
          <w:t>. It outperformed</w:t>
        </w:r>
      </w:ins>
      <w:ins w:id="2640" w:author="Ben Remez" w:date="2025-08-25T22:22:00Z" w16du:dateUtc="2025-08-25T19:22:00Z">
        <w:r w:rsidRPr="001F1FB3">
          <w:rPr>
            <w:sz w:val="24"/>
            <w:szCs w:val="24"/>
            <w:rPrChange w:id="2641" w:author="Ben Remez" w:date="2025-08-25T22:34:00Z" w16du:dateUtc="2025-08-25T19:34:00Z">
              <w:rPr/>
            </w:rPrChange>
          </w:rPr>
          <w:t xml:space="preserve"> manual selection in several metrics (e.g., precision, recall, </w:t>
        </w:r>
      </w:ins>
      <w:ins w:id="2642" w:author="Ben Remez" w:date="2025-08-25T22:23:00Z" w16du:dateUtc="2025-08-25T19:23:00Z">
        <w:r w:rsidRPr="001F1FB3">
          <w:rPr>
            <w:sz w:val="24"/>
            <w:szCs w:val="24"/>
            <w:rPrChange w:id="2643" w:author="Ben Remez" w:date="2025-08-25T22:34:00Z" w16du:dateUtc="2025-08-25T19:34:00Z">
              <w:rPr/>
            </w:rPrChange>
          </w:rPr>
          <w:t>F1</w:t>
        </w:r>
      </w:ins>
      <w:ins w:id="2644" w:author="Alexander Apartsin" w:date="2025-08-27T11:21:00Z" w16du:dateUtc="2025-08-27T08:21:00Z">
        <w:r w:rsidR="00BB7CFB">
          <w:rPr>
            <w:sz w:val="24"/>
            <w:szCs w:val="24"/>
          </w:rPr>
          <w:t xml:space="preserve"> score, and accuracy), while also </w:t>
        </w:r>
      </w:ins>
      <w:ins w:id="2645" w:author="Ben Remez" w:date="2025-08-25T22:23:00Z" w16du:dateUtc="2025-08-25T19:23:00Z">
        <w:del w:id="2646" w:author="Alexander Apartsin" w:date="2025-08-27T11:21:00Z" w16du:dateUtc="2025-08-27T08:21:00Z">
          <w:r w:rsidRPr="001F1FB3" w:rsidDel="00BB7CFB">
            <w:rPr>
              <w:sz w:val="24"/>
              <w:szCs w:val="24"/>
              <w:rPrChange w:id="2647" w:author="Ben Remez" w:date="2025-08-25T22:34:00Z" w16du:dateUtc="2025-08-25T19:34:00Z">
                <w:rPr/>
              </w:rPrChange>
            </w:rPr>
            <w:delText xml:space="preserve"> and accuracy</w:delText>
          </w:r>
        </w:del>
      </w:ins>
      <w:ins w:id="2648" w:author="Ben Remez" w:date="2025-08-25T22:22:00Z" w16du:dateUtc="2025-08-25T19:22:00Z">
        <w:del w:id="2649" w:author="Alexander Apartsin" w:date="2025-08-27T11:21:00Z" w16du:dateUtc="2025-08-27T08:21:00Z">
          <w:r w:rsidRPr="001F1FB3" w:rsidDel="00BB7CFB">
            <w:rPr>
              <w:sz w:val="24"/>
              <w:szCs w:val="24"/>
              <w:rPrChange w:id="2650" w:author="Ben Remez" w:date="2025-08-25T22:34:00Z" w16du:dateUtc="2025-08-25T19:34:00Z">
                <w:rPr/>
              </w:rPrChange>
            </w:rPr>
            <w:delText xml:space="preserve">) while </w:delText>
          </w:r>
        </w:del>
        <w:r w:rsidRPr="001F1FB3">
          <w:rPr>
            <w:sz w:val="24"/>
            <w:szCs w:val="24"/>
            <w:rPrChange w:id="2651" w:author="Ben Remez" w:date="2025-08-25T22:34:00Z" w16du:dateUtc="2025-08-25T19:34:00Z">
              <w:rPr/>
            </w:rPrChange>
          </w:rPr>
          <w:t>enabling greater scalability.</w:t>
        </w:r>
      </w:ins>
    </w:p>
    <w:p w14:paraId="183CD62E" w14:textId="0A03332C" w:rsidR="00DE1DC4" w:rsidRDefault="00DE1DC4" w:rsidP="00DE1DC4">
      <w:pPr>
        <w:pStyle w:val="Heading2"/>
        <w:numPr>
          <w:ilvl w:val="1"/>
          <w:numId w:val="14"/>
        </w:numPr>
        <w:rPr>
          <w:ins w:id="2652" w:author="Ben Remez" w:date="2025-08-25T22:23:00Z" w16du:dateUtc="2025-08-25T19:23:00Z"/>
        </w:rPr>
      </w:pPr>
      <w:bookmarkStart w:id="2653" w:name="_Toc207062990"/>
      <w:ins w:id="2654" w:author="Ben Remez" w:date="2025-08-25T22:23:00Z" w16du:dateUtc="2025-08-25T19:23:00Z">
        <w:r>
          <w:t>Trade-offs Between Manual and RAG Pipelines</w:t>
        </w:r>
        <w:bookmarkEnd w:id="2653"/>
      </w:ins>
    </w:p>
    <w:p w14:paraId="2A483AC5" w14:textId="3F78CA95" w:rsidR="00DE1DC4" w:rsidRPr="001F1FB3" w:rsidRDefault="00DE1DC4" w:rsidP="007621AA">
      <w:pPr>
        <w:ind w:left="357" w:firstLine="363"/>
        <w:jc w:val="both"/>
        <w:rPr>
          <w:ins w:id="2655" w:author="Ben Remez" w:date="2025-08-25T22:24:00Z" w16du:dateUtc="2025-08-25T19:24:00Z"/>
          <w:sz w:val="24"/>
          <w:szCs w:val="24"/>
          <w:rPrChange w:id="2656" w:author="Ben Remez" w:date="2025-08-25T22:34:00Z" w16du:dateUtc="2025-08-25T19:34:00Z">
            <w:rPr>
              <w:ins w:id="2657" w:author="Ben Remez" w:date="2025-08-25T22:24:00Z" w16du:dateUtc="2025-08-25T19:24:00Z"/>
            </w:rPr>
          </w:rPrChange>
        </w:rPr>
        <w:pPrChange w:id="2658" w:author="Alexander Apartsin" w:date="2025-08-27T11:12:00Z" w16du:dateUtc="2025-08-27T08:12:00Z">
          <w:pPr>
            <w:ind w:left="357" w:firstLine="3"/>
          </w:pPr>
        </w:pPrChange>
      </w:pPr>
      <w:ins w:id="2659" w:author="Ben Remez" w:date="2025-08-25T22:23:00Z" w16du:dateUtc="2025-08-25T19:23:00Z">
        <w:r w:rsidRPr="001F1FB3">
          <w:rPr>
            <w:sz w:val="24"/>
            <w:szCs w:val="24"/>
            <w:rPrChange w:id="2660" w:author="Ben Remez" w:date="2025-08-25T22:34:00Z" w16du:dateUtc="2025-08-25T19:34:00Z">
              <w:rPr/>
            </w:rPrChange>
          </w:rPr>
          <w:t xml:space="preserve">Manual extraction leverages human judgment to guarantee high-quality documents, but it introduces scalability and efficiency challenges, especially when working with large corpora. In contrast, RAG retrieval automates the process, reducing reliance on manual </w:t>
        </w:r>
        <w:proofErr w:type="spellStart"/>
        <w:r w:rsidRPr="001F1FB3">
          <w:rPr>
            <w:sz w:val="24"/>
            <w:szCs w:val="24"/>
            <w:rPrChange w:id="2661" w:author="Ben Remez" w:date="2025-08-25T22:34:00Z" w16du:dateUtc="2025-08-25T19:34:00Z">
              <w:rPr/>
            </w:rPrChange>
          </w:rPr>
          <w:t>labor</w:t>
        </w:r>
        <w:proofErr w:type="spellEnd"/>
        <w:r w:rsidRPr="001F1FB3">
          <w:rPr>
            <w:sz w:val="24"/>
            <w:szCs w:val="24"/>
            <w:rPrChange w:id="2662" w:author="Ben Remez" w:date="2025-08-25T22:34:00Z" w16du:dateUtc="2025-08-25T19:34:00Z">
              <w:rPr/>
            </w:rPrChange>
          </w:rPr>
          <w:t xml:space="preserve"> and enabling real-time adaptability</w:t>
        </w:r>
        <w:del w:id="2663" w:author="Alexander Apartsin" w:date="2025-08-27T11:12:00Z" w16du:dateUtc="2025-08-27T08:12:00Z">
          <w:r w:rsidRPr="001F1FB3" w:rsidDel="007621AA">
            <w:rPr>
              <w:sz w:val="24"/>
              <w:szCs w:val="24"/>
              <w:rPrChange w:id="2664" w:author="Ben Remez" w:date="2025-08-25T22:34:00Z" w16du:dateUtc="2025-08-25T19:34:00Z">
                <w:rPr/>
              </w:rPrChange>
            </w:rPr>
            <w:delText>, though</w:delText>
          </w:r>
        </w:del>
      </w:ins>
      <w:ins w:id="2665" w:author="Alexander Apartsin" w:date="2025-08-27T11:12:00Z" w16du:dateUtc="2025-08-27T08:12:00Z">
        <w:r w:rsidR="007621AA">
          <w:rPr>
            <w:sz w:val="24"/>
            <w:szCs w:val="24"/>
          </w:rPr>
          <w:t>. However,</w:t>
        </w:r>
      </w:ins>
      <w:ins w:id="2666" w:author="Ben Remez" w:date="2025-08-25T22:23:00Z" w16du:dateUtc="2025-08-25T19:23:00Z">
        <w:r w:rsidRPr="001F1FB3">
          <w:rPr>
            <w:sz w:val="24"/>
            <w:szCs w:val="24"/>
            <w:rPrChange w:id="2667" w:author="Ben Remez" w:date="2025-08-25T22:34:00Z" w16du:dateUtc="2025-08-25T19:34:00Z">
              <w:rPr/>
            </w:rPrChange>
          </w:rPr>
          <w:t xml:space="preserve"> its effectiveness depends heavily on the quality of embeddings, prompt design, and filtering mechanisms.</w:t>
        </w:r>
      </w:ins>
    </w:p>
    <w:p w14:paraId="74AFCB03" w14:textId="21158251" w:rsidR="00DE1DC4" w:rsidRDefault="00DE1DC4" w:rsidP="00DE1DC4">
      <w:pPr>
        <w:pStyle w:val="Heading2"/>
        <w:numPr>
          <w:ilvl w:val="1"/>
          <w:numId w:val="14"/>
        </w:numPr>
        <w:rPr>
          <w:ins w:id="2668" w:author="Ben Remez" w:date="2025-08-25T22:25:00Z" w16du:dateUtc="2025-08-25T19:25:00Z"/>
        </w:rPr>
      </w:pPr>
      <w:bookmarkStart w:id="2669" w:name="_Toc207062991"/>
      <w:ins w:id="2670" w:author="Ben Remez" w:date="2025-08-25T22:25:00Z" w16du:dateUtc="2025-08-25T19:25:00Z">
        <w:r>
          <w:t>Role of Deep Analysis</w:t>
        </w:r>
        <w:bookmarkEnd w:id="2669"/>
      </w:ins>
    </w:p>
    <w:p w14:paraId="657E2A85" w14:textId="1A04E1F3" w:rsidR="00DE1DC4" w:rsidRPr="001F1FB3" w:rsidRDefault="00DE1DC4" w:rsidP="007621AA">
      <w:pPr>
        <w:ind w:left="357" w:firstLine="363"/>
        <w:jc w:val="both"/>
        <w:rPr>
          <w:ins w:id="2671" w:author="Ben Remez" w:date="2025-08-25T22:25:00Z" w16du:dateUtc="2025-08-25T19:25:00Z"/>
          <w:sz w:val="24"/>
          <w:szCs w:val="24"/>
          <w:rPrChange w:id="2672" w:author="Ben Remez" w:date="2025-08-25T22:34:00Z" w16du:dateUtc="2025-08-25T19:34:00Z">
            <w:rPr>
              <w:ins w:id="2673" w:author="Ben Remez" w:date="2025-08-25T22:25:00Z" w16du:dateUtc="2025-08-25T19:25:00Z"/>
            </w:rPr>
          </w:rPrChange>
        </w:rPr>
        <w:pPrChange w:id="2674" w:author="Alexander Apartsin" w:date="2025-08-27T11:12:00Z" w16du:dateUtc="2025-08-27T08:12:00Z">
          <w:pPr>
            <w:ind w:left="357" w:firstLine="3"/>
          </w:pPr>
        </w:pPrChange>
      </w:pPr>
      <w:ins w:id="2675" w:author="Ben Remez" w:date="2025-08-25T22:25:00Z" w16du:dateUtc="2025-08-25T19:25:00Z">
        <w:r w:rsidRPr="001F1FB3">
          <w:rPr>
            <w:sz w:val="24"/>
            <w:szCs w:val="24"/>
            <w:rPrChange w:id="2676" w:author="Ben Remez" w:date="2025-08-25T22:34:00Z" w16du:dateUtc="2025-08-25T19:34:00Z">
              <w:rPr/>
            </w:rPrChange>
          </w:rPr>
          <w:t xml:space="preserve">The introduction of the Deep Analysis layer significantly improved classification between verbal and material categories, especially for manually retrieved documents. While the RAG pipeline </w:t>
        </w:r>
        <w:del w:id="2677" w:author="Alexander Apartsin" w:date="2025-08-27T11:13:00Z" w16du:dateUtc="2025-08-27T08:13:00Z">
          <w:r w:rsidRPr="001F1FB3" w:rsidDel="007621AA">
            <w:rPr>
              <w:sz w:val="24"/>
              <w:szCs w:val="24"/>
              <w:rPrChange w:id="2678" w:author="Ben Remez" w:date="2025-08-25T22:34:00Z" w16du:dateUtc="2025-08-25T19:34:00Z">
                <w:rPr/>
              </w:rPrChange>
            </w:rPr>
            <w:delText xml:space="preserve">benefited as well, manual extraction still </w:delText>
          </w:r>
        </w:del>
      </w:ins>
      <w:ins w:id="2679" w:author="Alexander Apartsin" w:date="2025-08-27T11:13:00Z" w16du:dateUtc="2025-08-27T08:13:00Z">
        <w:r w:rsidR="007621AA">
          <w:rPr>
            <w:sz w:val="24"/>
            <w:szCs w:val="24"/>
          </w:rPr>
          <w:t xml:space="preserve">also benefited, manual extraction </w:t>
        </w:r>
      </w:ins>
      <w:ins w:id="2680" w:author="Ben Remez" w:date="2025-08-25T22:25:00Z" w16du:dateUtc="2025-08-25T19:25:00Z">
        <w:r w:rsidRPr="001F1FB3">
          <w:rPr>
            <w:sz w:val="24"/>
            <w:szCs w:val="24"/>
            <w:rPrChange w:id="2681" w:author="Ben Remez" w:date="2025-08-25T22:34:00Z" w16du:dateUtc="2025-08-25T19:34:00Z">
              <w:rPr/>
            </w:rPrChange>
          </w:rPr>
          <w:t xml:space="preserve">gained more from this step due to its higher baseline document quality. This highlights an opportunity </w:t>
        </w:r>
        <w:del w:id="2682" w:author="Alexander Apartsin" w:date="2025-08-27T11:13:00Z" w16du:dateUtc="2025-08-27T08:13:00Z">
          <w:r w:rsidRPr="001F1FB3" w:rsidDel="007621AA">
            <w:rPr>
              <w:sz w:val="24"/>
              <w:szCs w:val="24"/>
              <w:rPrChange w:id="2683" w:author="Ben Remez" w:date="2025-08-25T22:34:00Z" w16du:dateUtc="2025-08-25T19:34:00Z">
                <w:rPr/>
              </w:rPrChange>
            </w:rPr>
            <w:delText>to further optimize RAG retrieval</w:delText>
          </w:r>
        </w:del>
      </w:ins>
      <w:ins w:id="2684" w:author="Alexander Apartsin" w:date="2025-08-27T11:13:00Z" w16du:dateUtc="2025-08-27T08:13:00Z">
        <w:r w:rsidR="007621AA">
          <w:rPr>
            <w:sz w:val="24"/>
            <w:szCs w:val="24"/>
          </w:rPr>
          <w:t>to optimize RAG retrieval further</w:t>
        </w:r>
      </w:ins>
      <w:ins w:id="2685" w:author="Ben Remez" w:date="2025-08-25T22:25:00Z" w16du:dateUtc="2025-08-25T19:25:00Z">
        <w:r w:rsidRPr="001F1FB3">
          <w:rPr>
            <w:sz w:val="24"/>
            <w:szCs w:val="24"/>
            <w:rPrChange w:id="2686" w:author="Ben Remez" w:date="2025-08-25T22:34:00Z" w16du:dateUtc="2025-08-25T19:34:00Z">
              <w:rPr/>
            </w:rPrChange>
          </w:rPr>
          <w:t xml:space="preserve"> to close the performance gap.</w:t>
        </w:r>
      </w:ins>
    </w:p>
    <w:p w14:paraId="799B322F" w14:textId="44C1FB75" w:rsidR="00DE1DC4" w:rsidRDefault="00DE1DC4" w:rsidP="00DE1DC4">
      <w:pPr>
        <w:pStyle w:val="Heading2"/>
        <w:numPr>
          <w:ilvl w:val="1"/>
          <w:numId w:val="14"/>
        </w:numPr>
        <w:rPr>
          <w:ins w:id="2687" w:author="Ben Remez" w:date="2025-08-25T22:26:00Z" w16du:dateUtc="2025-08-25T19:26:00Z"/>
        </w:rPr>
      </w:pPr>
      <w:bookmarkStart w:id="2688" w:name="_Toc207062992"/>
      <w:ins w:id="2689" w:author="Ben Remez" w:date="2025-08-25T22:26:00Z" w16du:dateUtc="2025-08-25T19:26:00Z">
        <w:r>
          <w:t>Scalability and Practical Implications</w:t>
        </w:r>
        <w:bookmarkEnd w:id="2688"/>
      </w:ins>
    </w:p>
    <w:p w14:paraId="03CB1550" w14:textId="52BE9FDB" w:rsidR="00DE1DC4" w:rsidRPr="001F1FB3" w:rsidRDefault="00DE1DC4" w:rsidP="007621AA">
      <w:pPr>
        <w:ind w:left="357" w:firstLine="363"/>
        <w:jc w:val="both"/>
        <w:rPr>
          <w:ins w:id="2690" w:author="Ben Remez" w:date="2025-08-25T22:26:00Z" w16du:dateUtc="2025-08-25T19:26:00Z"/>
          <w:sz w:val="24"/>
          <w:szCs w:val="24"/>
          <w:rPrChange w:id="2691" w:author="Ben Remez" w:date="2025-08-25T22:34:00Z" w16du:dateUtc="2025-08-25T19:34:00Z">
            <w:rPr>
              <w:ins w:id="2692" w:author="Ben Remez" w:date="2025-08-25T22:26:00Z" w16du:dateUtc="2025-08-25T19:26:00Z"/>
            </w:rPr>
          </w:rPrChange>
        </w:rPr>
        <w:pPrChange w:id="2693" w:author="Alexander Apartsin" w:date="2025-08-27T11:13:00Z" w16du:dateUtc="2025-08-27T08:13:00Z">
          <w:pPr>
            <w:ind w:left="357" w:firstLine="3"/>
          </w:pPr>
        </w:pPrChange>
      </w:pPr>
      <w:ins w:id="2694" w:author="Ben Remez" w:date="2025-08-25T22:26:00Z" w16du:dateUtc="2025-08-25T19:26:00Z">
        <w:r w:rsidRPr="001F1FB3">
          <w:rPr>
            <w:sz w:val="24"/>
            <w:szCs w:val="24"/>
            <w:rPrChange w:id="2695" w:author="Ben Remez" w:date="2025-08-25T22:34:00Z" w16du:dateUtc="2025-08-25T19:34:00Z">
              <w:rPr/>
            </w:rPrChange>
          </w:rPr>
          <w:t>The improved RAG pipeline demonstrates strong potential for scalable, real-world deployment. By leveraging LangChain and Weaviate, the system can efficiently handle growing corpora and rapidly adapt to new data, enabling broader applicability in geopolitical forecasting and similar domains where fast retrieval and contextual reasoning are critical.</w:t>
        </w:r>
      </w:ins>
    </w:p>
    <w:p w14:paraId="7B64F46F" w14:textId="1D92ACF8" w:rsidR="00DE1DC4" w:rsidRDefault="00DE1DC4" w:rsidP="00DE1DC4">
      <w:pPr>
        <w:pStyle w:val="Heading2"/>
        <w:numPr>
          <w:ilvl w:val="1"/>
          <w:numId w:val="14"/>
        </w:numPr>
        <w:rPr>
          <w:ins w:id="2696" w:author="Ben Remez" w:date="2025-08-25T22:27:00Z" w16du:dateUtc="2025-08-25T19:27:00Z"/>
        </w:rPr>
      </w:pPr>
      <w:bookmarkStart w:id="2697" w:name="_Toc207062993"/>
      <w:ins w:id="2698" w:author="Ben Remez" w:date="2025-08-25T22:26:00Z" w16du:dateUtc="2025-08-25T19:26:00Z">
        <w:r>
          <w:t xml:space="preserve">Limitations and </w:t>
        </w:r>
      </w:ins>
      <w:ins w:id="2699" w:author="Ben Remez" w:date="2025-08-25T22:27:00Z" w16du:dateUtc="2025-08-25T19:27:00Z">
        <w:r>
          <w:t>Challenges</w:t>
        </w:r>
        <w:bookmarkEnd w:id="2697"/>
      </w:ins>
    </w:p>
    <w:p w14:paraId="72150E7F" w14:textId="73CA5843" w:rsidR="0092150C" w:rsidRPr="001F1FB3" w:rsidRDefault="0092150C" w:rsidP="007621AA">
      <w:pPr>
        <w:ind w:left="357" w:firstLine="363"/>
        <w:jc w:val="both"/>
        <w:rPr>
          <w:ins w:id="2700" w:author="Ben Remez" w:date="2025-08-25T22:30:00Z" w16du:dateUtc="2025-08-25T19:30:00Z"/>
          <w:sz w:val="24"/>
          <w:szCs w:val="24"/>
          <w:rPrChange w:id="2701" w:author="Ben Remez" w:date="2025-08-25T22:33:00Z" w16du:dateUtc="2025-08-25T19:33:00Z">
            <w:rPr>
              <w:ins w:id="2702" w:author="Ben Remez" w:date="2025-08-25T22:30:00Z" w16du:dateUtc="2025-08-25T19:30:00Z"/>
            </w:rPr>
          </w:rPrChange>
        </w:rPr>
        <w:pPrChange w:id="2703" w:author="Alexander Apartsin" w:date="2025-08-27T11:13:00Z" w16du:dateUtc="2025-08-27T08:13:00Z">
          <w:pPr>
            <w:ind w:left="357"/>
          </w:pPr>
        </w:pPrChange>
      </w:pPr>
      <w:ins w:id="2704" w:author="Ben Remez" w:date="2025-08-25T22:29:00Z" w16du:dateUtc="2025-08-25T19:29:00Z">
        <w:r w:rsidRPr="001F1FB3">
          <w:rPr>
            <w:sz w:val="24"/>
            <w:szCs w:val="24"/>
            <w:rPrChange w:id="2705" w:author="Ben Remez" w:date="2025-08-25T22:33:00Z" w16du:dateUtc="2025-08-25T19:33:00Z">
              <w:rPr/>
            </w:rPrChange>
          </w:rPr>
          <w:t>Despite the significant improvements achieved throughout this project, several limitations and challenges remain that should be considered when interpreting the results:</w:t>
        </w:r>
      </w:ins>
    </w:p>
    <w:p w14:paraId="4980CD32" w14:textId="77777777" w:rsidR="0092150C" w:rsidRDefault="0092150C" w:rsidP="0092150C">
      <w:pPr>
        <w:pStyle w:val="Heading3"/>
        <w:numPr>
          <w:ilvl w:val="2"/>
          <w:numId w:val="14"/>
        </w:numPr>
        <w:rPr>
          <w:ins w:id="2706" w:author="Ben Remez" w:date="2025-08-25T22:31:00Z" w16du:dateUtc="2025-08-25T19:31:00Z"/>
        </w:rPr>
      </w:pPr>
      <w:bookmarkStart w:id="2707" w:name="_Toc207062994"/>
      <w:ins w:id="2708" w:author="Ben Remez" w:date="2025-08-25T22:30:00Z" w16du:dateUtc="2025-08-25T19:30:00Z">
        <w:r>
          <w:t>Abstract-Only Context</w:t>
        </w:r>
      </w:ins>
      <w:bookmarkEnd w:id="2707"/>
    </w:p>
    <w:p w14:paraId="0535E1BA" w14:textId="14451173" w:rsidR="0092150C" w:rsidRPr="001F1FB3" w:rsidRDefault="0092150C" w:rsidP="007621AA">
      <w:pPr>
        <w:ind w:left="357" w:firstLine="3"/>
        <w:jc w:val="both"/>
        <w:rPr>
          <w:ins w:id="2709" w:author="Ben Remez" w:date="2025-08-25T22:30:00Z" w16du:dateUtc="2025-08-25T19:30:00Z"/>
          <w:sz w:val="24"/>
          <w:szCs w:val="24"/>
          <w:rPrChange w:id="2710" w:author="Ben Remez" w:date="2025-08-25T22:33:00Z" w16du:dateUtc="2025-08-25T19:33:00Z">
            <w:rPr>
              <w:ins w:id="2711" w:author="Ben Remez" w:date="2025-08-25T22:30:00Z" w16du:dateUtc="2025-08-25T19:30:00Z"/>
            </w:rPr>
          </w:rPrChange>
        </w:rPr>
        <w:pPrChange w:id="2712" w:author="Alexander Apartsin" w:date="2025-08-27T11:13:00Z" w16du:dateUtc="2025-08-27T08:13:00Z">
          <w:pPr>
            <w:pStyle w:val="Heading3"/>
            <w:numPr>
              <w:ilvl w:val="2"/>
              <w:numId w:val="14"/>
            </w:numPr>
            <w:ind w:left="1440" w:hanging="1080"/>
          </w:pPr>
        </w:pPrChange>
      </w:pPr>
      <w:ins w:id="2713" w:author="Ben Remez" w:date="2025-08-25T22:31:00Z" w16du:dateUtc="2025-08-25T19:31:00Z">
        <w:r w:rsidRPr="001F1FB3">
          <w:rPr>
            <w:sz w:val="24"/>
            <w:szCs w:val="24"/>
            <w:rPrChange w:id="2714" w:author="Ben Remez" w:date="2025-08-25T22:33:00Z" w16du:dateUtc="2025-08-25T19:33:00Z">
              <w:rPr/>
            </w:rPrChange>
          </w:rPr>
          <w:t xml:space="preserve">Currently, the pipeline </w:t>
        </w:r>
        <w:del w:id="2715" w:author="Alexander Apartsin" w:date="2025-08-27T11:13:00Z" w16du:dateUtc="2025-08-27T08:13:00Z">
          <w:r w:rsidRPr="001F1FB3" w:rsidDel="007621AA">
            <w:rPr>
              <w:sz w:val="24"/>
              <w:szCs w:val="24"/>
              <w:rPrChange w:id="2716" w:author="Ben Remez" w:date="2025-08-25T22:33:00Z" w16du:dateUtc="2025-08-25T19:33:00Z">
                <w:rPr/>
              </w:rPrChange>
            </w:rPr>
            <w:delText>uses only article abstracts instead of full texts due to the high computational and financial cost of</w:delText>
          </w:r>
        </w:del>
      </w:ins>
      <w:ins w:id="2717" w:author="Alexander Apartsin" w:date="2025-08-27T11:13:00Z" w16du:dateUtc="2025-08-27T08:13:00Z">
        <w:r w:rsidR="007621AA">
          <w:rPr>
            <w:sz w:val="24"/>
            <w:szCs w:val="24"/>
          </w:rPr>
          <w:t>utilizes only article abstracts instead of full texts due to the high computational and financial costs associated with</w:t>
        </w:r>
      </w:ins>
      <w:ins w:id="2718" w:author="Ben Remez" w:date="2025-08-25T22:31:00Z" w16du:dateUtc="2025-08-25T19:31:00Z">
        <w:r w:rsidRPr="001F1FB3">
          <w:rPr>
            <w:sz w:val="24"/>
            <w:szCs w:val="24"/>
            <w:rPrChange w:id="2719" w:author="Ben Remez" w:date="2025-08-25T22:33:00Z" w16du:dateUtc="2025-08-25T19:33:00Z">
              <w:rPr/>
            </w:rPrChange>
          </w:rPr>
          <w:t xml:space="preserve"> embedding and processing complete documents. While abstracts often contain sufficient information, this </w:t>
        </w:r>
        <w:r w:rsidRPr="001F1FB3">
          <w:rPr>
            <w:sz w:val="24"/>
            <w:szCs w:val="24"/>
            <w:rPrChange w:id="2720" w:author="Ben Remez" w:date="2025-08-25T22:33:00Z" w16du:dateUtc="2025-08-25T19:33:00Z">
              <w:rPr/>
            </w:rPrChange>
          </w:rPr>
          <w:lastRenderedPageBreak/>
          <w:t>limitation may cause the system to miss nuanced contextual signals that could improve classification accuracy.</w:t>
        </w:r>
      </w:ins>
    </w:p>
    <w:p w14:paraId="64819A98" w14:textId="77777777" w:rsidR="0092150C" w:rsidRDefault="0092150C" w:rsidP="0092150C">
      <w:pPr>
        <w:pStyle w:val="Heading3"/>
        <w:numPr>
          <w:ilvl w:val="2"/>
          <w:numId w:val="14"/>
        </w:numPr>
        <w:rPr>
          <w:ins w:id="2721" w:author="Ben Remez" w:date="2025-08-25T22:31:00Z" w16du:dateUtc="2025-08-25T19:31:00Z"/>
        </w:rPr>
      </w:pPr>
      <w:bookmarkStart w:id="2722" w:name="_Toc207062995"/>
      <w:ins w:id="2723" w:author="Ben Remez" w:date="2025-08-25T22:30:00Z" w16du:dateUtc="2025-08-25T19:30:00Z">
        <w:r>
          <w:t>Resource Constraints</w:t>
        </w:r>
      </w:ins>
      <w:bookmarkEnd w:id="2722"/>
    </w:p>
    <w:p w14:paraId="619372A5" w14:textId="20EB0693" w:rsidR="0092150C" w:rsidRPr="001F1FB3" w:rsidRDefault="001F1FB3" w:rsidP="007621AA">
      <w:pPr>
        <w:ind w:left="357" w:firstLine="3"/>
        <w:jc w:val="both"/>
        <w:rPr>
          <w:ins w:id="2724" w:author="Ben Remez" w:date="2025-08-25T22:30:00Z" w16du:dateUtc="2025-08-25T19:30:00Z"/>
          <w:sz w:val="24"/>
          <w:szCs w:val="24"/>
          <w:rPrChange w:id="2725" w:author="Ben Remez" w:date="2025-08-25T22:33:00Z" w16du:dateUtc="2025-08-25T19:33:00Z">
            <w:rPr>
              <w:ins w:id="2726" w:author="Ben Remez" w:date="2025-08-25T22:30:00Z" w16du:dateUtc="2025-08-25T19:30:00Z"/>
            </w:rPr>
          </w:rPrChange>
        </w:rPr>
        <w:pPrChange w:id="2727" w:author="Alexander Apartsin" w:date="2025-08-27T11:13:00Z" w16du:dateUtc="2025-08-27T08:13:00Z">
          <w:pPr>
            <w:pStyle w:val="Heading3"/>
            <w:numPr>
              <w:ilvl w:val="2"/>
              <w:numId w:val="14"/>
            </w:numPr>
            <w:ind w:left="1440" w:hanging="1080"/>
          </w:pPr>
        </w:pPrChange>
      </w:pPr>
      <w:ins w:id="2728" w:author="Ben Remez" w:date="2025-08-25T22:31:00Z" w16du:dateUtc="2025-08-25T19:31:00Z">
        <w:r w:rsidRPr="001F1FB3">
          <w:rPr>
            <w:sz w:val="24"/>
            <w:szCs w:val="24"/>
            <w:rPrChange w:id="2729" w:author="Ben Remez" w:date="2025-08-25T22:33:00Z" w16du:dateUtc="2025-08-25T19:33:00Z">
              <w:rPr/>
            </w:rPrChange>
          </w:rPr>
          <w:t xml:space="preserve">Running experiments at scale, especially when testing the complete list of 38 potential CAMEO outcomes, remains highly </w:t>
        </w:r>
      </w:ins>
      <w:ins w:id="2730" w:author="Ben Remez" w:date="2025-08-25T22:32:00Z" w16du:dateUtc="2025-08-25T19:32:00Z">
        <w:del w:id="2731" w:author="Alexander Apartsin" w:date="2025-08-27T11:13:00Z" w16du:dateUtc="2025-08-27T08:13:00Z">
          <w:r w:rsidRPr="001F1FB3" w:rsidDel="007621AA">
            <w:rPr>
              <w:sz w:val="24"/>
              <w:szCs w:val="24"/>
              <w:rPrChange w:id="2732" w:author="Ben Remez" w:date="2025-08-25T22:33:00Z" w16du:dateUtc="2025-08-25T19:33:00Z">
                <w:rPr/>
              </w:rPrChange>
            </w:rPr>
            <w:delText>resource intensive</w:delText>
          </w:r>
        </w:del>
      </w:ins>
      <w:proofErr w:type="gramStart"/>
      <w:ins w:id="2733" w:author="Alexander Apartsin" w:date="2025-08-27T11:13:00Z" w16du:dateUtc="2025-08-27T08:13:00Z">
        <w:r w:rsidR="007621AA">
          <w:rPr>
            <w:sz w:val="24"/>
            <w:szCs w:val="24"/>
          </w:rPr>
          <w:t>resource-intensive</w:t>
        </w:r>
      </w:ins>
      <w:proofErr w:type="gramEnd"/>
      <w:ins w:id="2734" w:author="Ben Remez" w:date="2025-08-25T22:31:00Z" w16du:dateUtc="2025-08-25T19:31:00Z">
        <w:r w:rsidRPr="001F1FB3">
          <w:rPr>
            <w:sz w:val="24"/>
            <w:szCs w:val="24"/>
            <w:rPrChange w:id="2735" w:author="Ben Remez" w:date="2025-08-25T22:33:00Z" w16du:dateUtc="2025-08-25T19:33:00Z">
              <w:rPr/>
            </w:rPrChange>
          </w:rPr>
          <w:t xml:space="preserve">. Due to the usage limits of the Azure Student OpenAI API, we focused our evaluations on a subset of queries. While sufficient for benchmarking purposes, broader-scale testing would provide a more robust </w:t>
        </w:r>
        <w:del w:id="2736" w:author="Alexander Apartsin" w:date="2025-08-27T11:13:00Z" w16du:dateUtc="2025-08-27T08:13:00Z">
          <w:r w:rsidRPr="001F1FB3" w:rsidDel="00F37B71">
            <w:rPr>
              <w:sz w:val="24"/>
              <w:szCs w:val="24"/>
              <w:rPrChange w:id="2737" w:author="Ben Remez" w:date="2025-08-25T22:33:00Z" w16du:dateUtc="2025-08-25T19:33:00Z">
                <w:rPr/>
              </w:rPrChange>
            </w:rPr>
            <w:delText>evaluation</w:delText>
          </w:r>
        </w:del>
      </w:ins>
      <w:ins w:id="2738" w:author="Alexander Apartsin" w:date="2025-08-27T11:13:00Z" w16du:dateUtc="2025-08-27T08:13:00Z">
        <w:r w:rsidR="00F37B71">
          <w:rPr>
            <w:sz w:val="24"/>
            <w:szCs w:val="24"/>
          </w:rPr>
          <w:t>assessment</w:t>
        </w:r>
      </w:ins>
      <w:ins w:id="2739" w:author="Ben Remez" w:date="2025-08-25T22:31:00Z" w16du:dateUtc="2025-08-25T19:31:00Z">
        <w:r w:rsidRPr="001F1FB3">
          <w:rPr>
            <w:sz w:val="24"/>
            <w:szCs w:val="24"/>
            <w:rPrChange w:id="2740" w:author="Ben Remez" w:date="2025-08-25T22:33:00Z" w16du:dateUtc="2025-08-25T19:33:00Z">
              <w:rPr/>
            </w:rPrChange>
          </w:rPr>
          <w:t xml:space="preserve"> of the pipeline’s capabilities.</w:t>
        </w:r>
      </w:ins>
    </w:p>
    <w:p w14:paraId="1FF14925" w14:textId="77777777" w:rsidR="0092150C" w:rsidRDefault="0092150C" w:rsidP="0092150C">
      <w:pPr>
        <w:pStyle w:val="Heading3"/>
        <w:numPr>
          <w:ilvl w:val="2"/>
          <w:numId w:val="14"/>
        </w:numPr>
        <w:rPr>
          <w:ins w:id="2741" w:author="Ben Remez" w:date="2025-08-25T22:32:00Z" w16du:dateUtc="2025-08-25T19:32:00Z"/>
        </w:rPr>
      </w:pPr>
      <w:bookmarkStart w:id="2742" w:name="_Toc207062996"/>
      <w:ins w:id="2743" w:author="Ben Remez" w:date="2025-08-25T22:30:00Z" w16du:dateUtc="2025-08-25T19:30:00Z">
        <w:r>
          <w:t>Outcome Grouping</w:t>
        </w:r>
      </w:ins>
      <w:bookmarkEnd w:id="2742"/>
    </w:p>
    <w:p w14:paraId="2DEAF4EA" w14:textId="7FD04D08" w:rsidR="001F1FB3" w:rsidRPr="001F1FB3" w:rsidRDefault="001F1FB3" w:rsidP="007621AA">
      <w:pPr>
        <w:ind w:left="357" w:firstLine="3"/>
        <w:jc w:val="both"/>
        <w:rPr>
          <w:ins w:id="2744" w:author="Ben Remez" w:date="2025-08-25T22:30:00Z" w16du:dateUtc="2025-08-25T19:30:00Z"/>
          <w:sz w:val="24"/>
          <w:szCs w:val="24"/>
          <w:rPrChange w:id="2745" w:author="Ben Remez" w:date="2025-08-25T22:33:00Z" w16du:dateUtc="2025-08-25T19:33:00Z">
            <w:rPr>
              <w:ins w:id="2746" w:author="Ben Remez" w:date="2025-08-25T22:30:00Z" w16du:dateUtc="2025-08-25T19:30:00Z"/>
            </w:rPr>
          </w:rPrChange>
        </w:rPr>
        <w:pPrChange w:id="2747" w:author="Alexander Apartsin" w:date="2025-08-27T11:13:00Z" w16du:dateUtc="2025-08-27T08:13:00Z">
          <w:pPr>
            <w:pStyle w:val="Heading3"/>
            <w:numPr>
              <w:ilvl w:val="2"/>
              <w:numId w:val="14"/>
            </w:numPr>
            <w:ind w:left="1440" w:hanging="1080"/>
          </w:pPr>
        </w:pPrChange>
      </w:pPr>
      <w:proofErr w:type="gramStart"/>
      <w:ins w:id="2748" w:author="Ben Remez" w:date="2025-08-25T22:32:00Z" w16du:dateUtc="2025-08-25T19:32:00Z">
        <w:r w:rsidRPr="001F1FB3">
          <w:rPr>
            <w:sz w:val="24"/>
            <w:szCs w:val="24"/>
            <w:rPrChange w:id="2749" w:author="Ben Remez" w:date="2025-08-25T22:33:00Z" w16du:dateUtc="2025-08-25T19:33:00Z">
              <w:rPr/>
            </w:rPrChange>
          </w:rPr>
          <w:t>Similar to</w:t>
        </w:r>
        <w:proofErr w:type="gramEnd"/>
        <w:r w:rsidRPr="001F1FB3">
          <w:rPr>
            <w:sz w:val="24"/>
            <w:szCs w:val="24"/>
            <w:rPrChange w:id="2750" w:author="Ben Remez" w:date="2025-08-25T22:33:00Z" w16du:dateUtc="2025-08-25T19:33:00Z">
              <w:rPr/>
            </w:rPrChange>
          </w:rPr>
          <w:t xml:space="preserve"> the MIRAI benchmark, our experiments evaluate predictions using the quad-class grouping of CAMEO codes. While this reduces sparsity and facilitates comparisons, it also prevents evaluation at the second-level relation granularity. As a result, finer distinctions between related event types remain unexplored.</w:t>
        </w:r>
      </w:ins>
    </w:p>
    <w:p w14:paraId="02532132" w14:textId="4B9E4A1F" w:rsidR="0092150C" w:rsidRDefault="0092150C" w:rsidP="0092150C">
      <w:pPr>
        <w:pStyle w:val="Heading3"/>
        <w:numPr>
          <w:ilvl w:val="2"/>
          <w:numId w:val="14"/>
        </w:numPr>
        <w:rPr>
          <w:ins w:id="2751" w:author="Ben Remez" w:date="2025-08-25T22:33:00Z" w16du:dateUtc="2025-08-25T19:33:00Z"/>
        </w:rPr>
      </w:pPr>
      <w:bookmarkStart w:id="2752" w:name="_Toc207062997"/>
      <w:ins w:id="2753" w:author="Ben Remez" w:date="2025-08-25T22:30:00Z" w16du:dateUtc="2025-08-25T19:30:00Z">
        <w:r>
          <w:t>RAG Limitations vs. Manual Quality</w:t>
        </w:r>
        <w:bookmarkEnd w:id="2752"/>
        <w:r>
          <w:t xml:space="preserve"> </w:t>
        </w:r>
      </w:ins>
    </w:p>
    <w:p w14:paraId="26E4DF93" w14:textId="5C22A430" w:rsidR="001F1FB3" w:rsidRPr="001F1FB3" w:rsidRDefault="001F1FB3" w:rsidP="00F37B71">
      <w:pPr>
        <w:ind w:left="357" w:firstLine="3"/>
        <w:jc w:val="both"/>
        <w:rPr>
          <w:ins w:id="2754" w:author="Ben Remez" w:date="2025-08-25T22:21:00Z" w16du:dateUtc="2025-08-25T19:21:00Z"/>
          <w:sz w:val="24"/>
          <w:szCs w:val="24"/>
          <w:rPrChange w:id="2755" w:author="Ben Remez" w:date="2025-08-25T22:33:00Z" w16du:dateUtc="2025-08-25T19:33:00Z">
            <w:rPr>
              <w:ins w:id="2756" w:author="Ben Remez" w:date="2025-08-25T22:21:00Z" w16du:dateUtc="2025-08-25T19:21:00Z"/>
            </w:rPr>
          </w:rPrChange>
        </w:rPr>
        <w:pPrChange w:id="2757" w:author="Alexander Apartsin" w:date="2025-08-27T11:13:00Z" w16du:dateUtc="2025-08-27T08:13:00Z">
          <w:pPr>
            <w:pStyle w:val="Heading1"/>
            <w:numPr>
              <w:numId w:val="14"/>
            </w:numPr>
            <w:ind w:left="357" w:hanging="357"/>
          </w:pPr>
        </w:pPrChange>
      </w:pPr>
      <w:ins w:id="2758" w:author="Ben Remez" w:date="2025-08-25T22:33:00Z" w16du:dateUtc="2025-08-25T19:33:00Z">
        <w:r w:rsidRPr="001F1FB3">
          <w:rPr>
            <w:sz w:val="24"/>
            <w:szCs w:val="24"/>
            <w:rPrChange w:id="2759" w:author="Ben Remez" w:date="2025-08-25T22:33:00Z" w16du:dateUtc="2025-08-25T19:33:00Z">
              <w:rPr/>
            </w:rPrChange>
          </w:rPr>
          <w:t xml:space="preserve">Although the improved RAG-based retrieval pipeline outperformed manual extraction in several metrics, its effectiveness </w:t>
        </w:r>
        <w:del w:id="2760" w:author="Alexander Apartsin" w:date="2025-08-27T11:13:00Z" w16du:dateUtc="2025-08-27T08:13:00Z">
          <w:r w:rsidRPr="001F1FB3" w:rsidDel="00F37B71">
            <w:rPr>
              <w:sz w:val="24"/>
              <w:szCs w:val="24"/>
              <w:rPrChange w:id="2761" w:author="Ben Remez" w:date="2025-08-25T22:33:00Z" w16du:dateUtc="2025-08-25T19:33:00Z">
                <w:rPr/>
              </w:rPrChange>
            </w:rPr>
            <w:delText xml:space="preserve">is still highly dependent on embedding quality </w:delText>
          </w:r>
        </w:del>
      </w:ins>
      <w:ins w:id="2762" w:author="Alexander Apartsin" w:date="2025-08-27T11:13:00Z" w16du:dateUtc="2025-08-27T08:13:00Z">
        <w:r w:rsidR="00F37B71">
          <w:rPr>
            <w:sz w:val="24"/>
            <w:szCs w:val="24"/>
          </w:rPr>
          <w:t xml:space="preserve">remains highly dependent on the quality of the embedding </w:t>
        </w:r>
      </w:ins>
      <w:ins w:id="2763" w:author="Ben Remez" w:date="2025-08-25T22:33:00Z" w16du:dateUtc="2025-08-25T19:33:00Z">
        <w:r w:rsidRPr="001F1FB3">
          <w:rPr>
            <w:sz w:val="24"/>
            <w:szCs w:val="24"/>
            <w:rPrChange w:id="2764" w:author="Ben Remez" w:date="2025-08-25T22:33:00Z" w16du:dateUtc="2025-08-25T19:33:00Z">
              <w:rPr/>
            </w:rPrChange>
          </w:rPr>
          <w:t>and Weaviate indexing. In specific scenarios, manual extraction of documents still produces higher-quality context, suggesting potential gains from hybrid approaches.</w:t>
        </w:r>
      </w:ins>
    </w:p>
    <w:p w14:paraId="6E602191" w14:textId="45F367E2" w:rsidR="0024205A" w:rsidRDefault="0024205A">
      <w:pPr>
        <w:pStyle w:val="Heading1"/>
        <w:numPr>
          <w:ilvl w:val="0"/>
          <w:numId w:val="14"/>
        </w:numPr>
        <w:ind w:left="357" w:hanging="357"/>
        <w:rPr>
          <w:ins w:id="2765" w:author="Ben Remez" w:date="2025-08-25T23:04:00Z" w16du:dateUtc="2025-08-25T20:04:00Z"/>
        </w:rPr>
      </w:pPr>
      <w:bookmarkStart w:id="2766" w:name="_Toc207062998"/>
      <w:ins w:id="2767" w:author="Ben Remez" w:date="2025-08-25T23:04:00Z" w16du:dateUtc="2025-08-25T20:04:00Z">
        <w:r>
          <w:t>Conclusions</w:t>
        </w:r>
        <w:bookmarkEnd w:id="2766"/>
      </w:ins>
    </w:p>
    <w:p w14:paraId="55CECBFB" w14:textId="50EE81FE" w:rsidR="00942A37" w:rsidRDefault="00942A37" w:rsidP="00F37B71">
      <w:pPr>
        <w:ind w:firstLine="357"/>
        <w:jc w:val="both"/>
        <w:rPr>
          <w:ins w:id="2768" w:author="Ben Remez" w:date="2025-08-26T10:05:00Z" w16du:dateUtc="2025-08-26T07:05:00Z"/>
          <w:sz w:val="24"/>
          <w:szCs w:val="24"/>
        </w:rPr>
        <w:pPrChange w:id="2769" w:author="Alexander Apartsin" w:date="2025-08-27T11:13:00Z" w16du:dateUtc="2025-08-27T08:13:00Z">
          <w:pPr>
            <w:ind w:firstLine="357"/>
          </w:pPr>
        </w:pPrChange>
      </w:pPr>
      <w:ins w:id="2770" w:author="Ben Remez" w:date="2025-08-26T10:05:00Z" w16du:dateUtc="2025-08-26T07:05:00Z">
        <w:r>
          <w:rPr>
            <w:sz w:val="24"/>
            <w:szCs w:val="24"/>
          </w:rPr>
          <w:t>This project evaluated</w:t>
        </w:r>
        <w:r w:rsidRPr="00942A37">
          <w:t xml:space="preserve"> </w:t>
        </w:r>
        <w:r w:rsidRPr="00942A37">
          <w:rPr>
            <w:sz w:val="24"/>
            <w:szCs w:val="24"/>
          </w:rPr>
          <w:t>an ACH-based inference framework for geopolitical event forecasting, using the MIRAI benchmark [3</w:t>
        </w:r>
      </w:ins>
      <w:ins w:id="2771" w:author="Ben Remez" w:date="2025-08-26T11:39:00Z" w16du:dateUtc="2025-08-26T08:39:00Z">
        <w:r w:rsidR="005C5A79">
          <w:rPr>
            <w:sz w:val="24"/>
            <w:szCs w:val="24"/>
          </w:rPr>
          <w:t>7</w:t>
        </w:r>
      </w:ins>
      <w:ins w:id="2772" w:author="Ben Remez" w:date="2025-08-26T10:05:00Z" w16du:dateUtc="2025-08-26T07:05:00Z">
        <w:r w:rsidRPr="00942A37">
          <w:rPr>
            <w:sz w:val="24"/>
            <w:szCs w:val="24"/>
          </w:rPr>
          <w:t>]</w:t>
        </w:r>
        <w:r>
          <w:rPr>
            <w:sz w:val="24"/>
            <w:szCs w:val="24"/>
          </w:rPr>
          <w:t xml:space="preserve"> </w:t>
        </w:r>
        <w:r w:rsidRPr="00942A37">
          <w:rPr>
            <w:sz w:val="24"/>
            <w:szCs w:val="24"/>
          </w:rPr>
          <w:t>as the primary baseline for comparison. MIRAI provides a structured framework for evaluating LLM-based agents, offering ground truth data, task formulations, and reference results. Leveraging this benchmark allowed us to assess our pipeline’s performance meaningfully and ensure comparability with prior work.</w:t>
        </w:r>
        <w:r>
          <w:rPr>
            <w:sz w:val="24"/>
            <w:szCs w:val="24"/>
          </w:rPr>
          <w:t xml:space="preserve"> </w:t>
        </w:r>
      </w:ins>
    </w:p>
    <w:p w14:paraId="17ABB062" w14:textId="25B0DF76" w:rsidR="00236C23" w:rsidRDefault="00236C23" w:rsidP="00F37B71">
      <w:pPr>
        <w:jc w:val="both"/>
        <w:rPr>
          <w:ins w:id="2773" w:author="Ben Remez" w:date="2025-08-25T23:34:00Z" w16du:dateUtc="2025-08-25T20:34:00Z"/>
          <w:sz w:val="24"/>
          <w:szCs w:val="24"/>
        </w:rPr>
        <w:pPrChange w:id="2774" w:author="Alexander Apartsin" w:date="2025-08-27T11:13:00Z" w16du:dateUtc="2025-08-27T08:13:00Z">
          <w:pPr>
            <w:ind w:firstLine="357"/>
          </w:pPr>
        </w:pPrChange>
      </w:pPr>
      <w:ins w:id="2775" w:author="Ben Remez" w:date="2025-08-25T23:33:00Z" w16du:dateUtc="2025-08-25T20:33:00Z">
        <w:r>
          <w:rPr>
            <w:sz w:val="24"/>
            <w:szCs w:val="24"/>
          </w:rPr>
          <w:t>By leveraging the MIRAI benchmark as the evaluation ba</w:t>
        </w:r>
      </w:ins>
      <w:ins w:id="2776" w:author="Ben Remez" w:date="2025-08-25T23:34:00Z" w16du:dateUtc="2025-08-25T20:34:00Z">
        <w:r>
          <w:rPr>
            <w:sz w:val="24"/>
            <w:szCs w:val="24"/>
          </w:rPr>
          <w:t xml:space="preserve">seline, our approach demonstrated iterative improvements that gradually closed the performance gap and ultimately exceeded MIRAI’s reported results across several key metrics. </w:t>
        </w:r>
      </w:ins>
    </w:p>
    <w:p w14:paraId="01A4A304" w14:textId="52E3EDEB" w:rsidR="0024205A" w:rsidRDefault="0024205A" w:rsidP="00F37B71">
      <w:pPr>
        <w:jc w:val="both"/>
        <w:rPr>
          <w:ins w:id="2777" w:author="Ben Remez" w:date="2025-08-25T23:10:00Z" w16du:dateUtc="2025-08-25T20:10:00Z"/>
          <w:sz w:val="24"/>
          <w:szCs w:val="24"/>
        </w:rPr>
        <w:pPrChange w:id="2778" w:author="Alexander Apartsin" w:date="2025-08-27T11:13:00Z" w16du:dateUtc="2025-08-27T08:13:00Z">
          <w:pPr/>
        </w:pPrChange>
      </w:pPr>
      <w:ins w:id="2779" w:author="Ben Remez" w:date="2025-08-25T23:10:00Z" w16du:dateUtc="2025-08-25T20:10:00Z">
        <w:r w:rsidRPr="0024205A">
          <w:rPr>
            <w:sz w:val="24"/>
            <w:szCs w:val="24"/>
          </w:rPr>
          <w:t>Over three iterative experiments, we refined both the indicator generation and retrieval processes, achieving a robust and scalable forecasting pipeline. Starting from MIRAI’s baseline, our initial results underperformed its benchmarks, but through iterative improvements, our system gradually closed the performance gap and even surpassed MIRAI on several key metrics. Specifically, incorporating balanced indicator prompts, upgrading RAG retrieval with MMR re-ranking, RRF fusion, and time-decay weighting, and introducing a Deep Analysis layer to better distinguish between verbal and material classifications all contributed to significant gains.</w:t>
        </w:r>
      </w:ins>
    </w:p>
    <w:p w14:paraId="010DC395" w14:textId="69355FFA" w:rsidR="0024205A" w:rsidRDefault="0024205A" w:rsidP="00F37B71">
      <w:pPr>
        <w:jc w:val="both"/>
        <w:rPr>
          <w:ins w:id="2780" w:author="Ben Remez" w:date="2025-08-25T23:13:00Z" w16du:dateUtc="2025-08-25T20:13:00Z"/>
          <w:sz w:val="24"/>
          <w:szCs w:val="24"/>
        </w:rPr>
        <w:pPrChange w:id="2781" w:author="Alexander Apartsin" w:date="2025-08-27T11:13:00Z" w16du:dateUtc="2025-08-27T08:13:00Z">
          <w:pPr/>
        </w:pPrChange>
      </w:pPr>
      <w:ins w:id="2782" w:author="Ben Remez" w:date="2025-08-25T23:10:00Z" w16du:dateUtc="2025-08-25T20:10:00Z">
        <w:r w:rsidRPr="0024205A">
          <w:rPr>
            <w:sz w:val="24"/>
            <w:szCs w:val="24"/>
          </w:rPr>
          <w:lastRenderedPageBreak/>
          <w:t xml:space="preserve">Although manual extraction often yielded more relevant and higher-quality documents, the enhanced RAG pipeline </w:t>
        </w:r>
      </w:ins>
      <w:ins w:id="2783" w:author="Ben Remez" w:date="2025-08-25T23:12:00Z" w16du:dateUtc="2025-08-25T20:12:00Z">
        <w:r>
          <w:rPr>
            <w:sz w:val="24"/>
            <w:szCs w:val="24"/>
          </w:rPr>
          <w:t xml:space="preserve">with Deep Analysis and the Manual Extraction with Deep Analysis </w:t>
        </w:r>
      </w:ins>
      <w:ins w:id="2784" w:author="Ben Remez" w:date="2025-08-25T23:10:00Z" w16du:dateUtc="2025-08-25T20:10:00Z">
        <w:r w:rsidRPr="0024205A">
          <w:rPr>
            <w:sz w:val="24"/>
            <w:szCs w:val="24"/>
          </w:rPr>
          <w:t>ultimately achieved better overall performance across precision, F1 score, and accuracy, while maintaining full scalability. Compared to MIRAI’s reported performance, our final pipeline demonstrates competitive or superior results while also introducing design improvements that enhance adaptability to broader forecasting contexts.</w:t>
        </w:r>
      </w:ins>
    </w:p>
    <w:p w14:paraId="613445BD" w14:textId="355AC820" w:rsidR="0024205A" w:rsidRPr="0024205A" w:rsidRDefault="0024205A" w:rsidP="00F37B71">
      <w:pPr>
        <w:jc w:val="both"/>
        <w:rPr>
          <w:ins w:id="2785" w:author="Ben Remez" w:date="2025-08-25T23:04:00Z" w16du:dateUtc="2025-08-25T20:04:00Z"/>
          <w:sz w:val="24"/>
          <w:szCs w:val="24"/>
          <w:rPrChange w:id="2786" w:author="Ben Remez" w:date="2025-08-25T23:07:00Z" w16du:dateUtc="2025-08-25T20:07:00Z">
            <w:rPr>
              <w:ins w:id="2787" w:author="Ben Remez" w:date="2025-08-25T23:04:00Z" w16du:dateUtc="2025-08-25T20:04:00Z"/>
            </w:rPr>
          </w:rPrChange>
        </w:rPr>
        <w:pPrChange w:id="2788" w:author="Alexander Apartsin" w:date="2025-08-27T11:13:00Z" w16du:dateUtc="2025-08-27T08:13:00Z">
          <w:pPr>
            <w:pStyle w:val="Heading1"/>
            <w:numPr>
              <w:numId w:val="14"/>
            </w:numPr>
            <w:ind w:left="357" w:hanging="357"/>
          </w:pPr>
        </w:pPrChange>
      </w:pPr>
      <w:ins w:id="2789" w:author="Ben Remez" w:date="2025-08-25T23:13:00Z" w16du:dateUtc="2025-08-25T20:13:00Z">
        <w:r w:rsidRPr="0024205A">
          <w:rPr>
            <w:sz w:val="24"/>
            <w:szCs w:val="24"/>
          </w:rPr>
          <w:t>Overall, this work demonstrates the value of combining retrieval-aware architectures with LLM-based reasoning and highlights the potential to outperform existing baselines</w:t>
        </w:r>
        <w:del w:id="2790" w:author="Alexander Apartsin" w:date="2025-08-27T11:14:00Z" w16du:dateUtc="2025-08-27T08:14:00Z">
          <w:r w:rsidRPr="0024205A" w:rsidDel="00F37B71">
            <w:rPr>
              <w:sz w:val="24"/>
              <w:szCs w:val="24"/>
            </w:rPr>
            <w:delText xml:space="preserve"> like MIRAI</w:delText>
          </w:r>
        </w:del>
      </w:ins>
      <w:ins w:id="2791" w:author="Alexander Apartsin" w:date="2025-08-27T11:14:00Z" w16du:dateUtc="2025-08-27T08:14:00Z">
        <w:r w:rsidR="00F37B71">
          <w:rPr>
            <w:sz w:val="24"/>
            <w:szCs w:val="24"/>
          </w:rPr>
          <w:t>, such as MIRAI,</w:t>
        </w:r>
      </w:ins>
      <w:ins w:id="2792" w:author="Ben Remez" w:date="2025-08-25T23:13:00Z" w16du:dateUtc="2025-08-25T20:13:00Z">
        <w:r w:rsidRPr="0024205A">
          <w:rPr>
            <w:sz w:val="24"/>
            <w:szCs w:val="24"/>
          </w:rPr>
          <w:t xml:space="preserve"> through iterative optimization of retrieval relevance and reasoning fidelity. By </w:t>
        </w:r>
        <w:del w:id="2793" w:author="Alexander Apartsin" w:date="2025-08-27T11:14:00Z" w16du:dateUtc="2025-08-27T08:14:00Z">
          <w:r w:rsidRPr="0024205A" w:rsidDel="00F37B71">
            <w:rPr>
              <w:sz w:val="24"/>
              <w:szCs w:val="24"/>
            </w:rPr>
            <w:delText>improving document coverage and automating key stages of the pipeline, we take an important</w:delText>
          </w:r>
        </w:del>
      </w:ins>
      <w:ins w:id="2794" w:author="Alexander Apartsin" w:date="2025-08-27T11:14:00Z" w16du:dateUtc="2025-08-27T08:14:00Z">
        <w:r w:rsidR="00F37B71">
          <w:rPr>
            <w:sz w:val="24"/>
            <w:szCs w:val="24"/>
          </w:rPr>
          <w:t>enhancing document coverage and automating key stages of the pipeline, we take a significant</w:t>
        </w:r>
      </w:ins>
      <w:ins w:id="2795" w:author="Ben Remez" w:date="2025-08-25T23:13:00Z" w16du:dateUtc="2025-08-25T20:13:00Z">
        <w:r w:rsidRPr="0024205A">
          <w:rPr>
            <w:sz w:val="24"/>
            <w:szCs w:val="24"/>
          </w:rPr>
          <w:t xml:space="preserve"> step toward </w:t>
        </w:r>
        <w:del w:id="2796" w:author="Alexander Apartsin" w:date="2025-08-27T11:21:00Z" w16du:dateUtc="2025-08-27T08:21:00Z">
          <w:r w:rsidRPr="0024205A" w:rsidDel="00BB7CFB">
            <w:rPr>
              <w:sz w:val="24"/>
              <w:szCs w:val="24"/>
            </w:rPr>
            <w:delText>scalable,</w:delText>
          </w:r>
        </w:del>
      </w:ins>
      <w:ins w:id="2797" w:author="Alexander Apartsin" w:date="2025-08-27T11:21:00Z" w16du:dateUtc="2025-08-27T08:21:00Z">
        <w:r w:rsidR="00BB7CFB">
          <w:rPr>
            <w:sz w:val="24"/>
            <w:szCs w:val="24"/>
          </w:rPr>
          <w:t>achieving scalable and</w:t>
        </w:r>
      </w:ins>
      <w:ins w:id="2798" w:author="Ben Remez" w:date="2025-08-25T23:13:00Z" w16du:dateUtc="2025-08-25T20:13:00Z">
        <w:r w:rsidRPr="0024205A">
          <w:rPr>
            <w:sz w:val="24"/>
            <w:szCs w:val="24"/>
          </w:rPr>
          <w:t xml:space="preserve"> accurate geopolitical forecasting.</w:t>
        </w:r>
      </w:ins>
    </w:p>
    <w:p w14:paraId="691DDBA5" w14:textId="33D351B4" w:rsidR="00592FB8" w:rsidRDefault="00592FB8">
      <w:pPr>
        <w:pStyle w:val="Heading1"/>
        <w:numPr>
          <w:ilvl w:val="0"/>
          <w:numId w:val="14"/>
        </w:numPr>
        <w:ind w:left="357" w:hanging="357"/>
        <w:pPrChange w:id="2799" w:author="Ben Remez" w:date="2025-08-25T11:25:00Z" w16du:dateUtc="2025-08-25T08:25:00Z">
          <w:pPr>
            <w:pStyle w:val="Heading1"/>
            <w:numPr>
              <w:numId w:val="7"/>
            </w:numPr>
            <w:ind w:left="357" w:hanging="357"/>
          </w:pPr>
        </w:pPrChange>
      </w:pPr>
      <w:bookmarkStart w:id="2800" w:name="_Toc207062999"/>
      <w:del w:id="2801" w:author="Ben Remez" w:date="2025-08-25T23:04:00Z" w16du:dateUtc="2025-08-25T20:04:00Z">
        <w:r w:rsidDel="0024205A">
          <w:delText xml:space="preserve">Conclusions and </w:delText>
        </w:r>
      </w:del>
      <w:del w:id="2802" w:author="Alexander Apartsin" w:date="2025-08-27T11:14:00Z" w16du:dateUtc="2025-08-27T08:14:00Z">
        <w:r w:rsidDel="00F37B71">
          <w:delText>Future</w:delText>
        </w:r>
      </w:del>
      <w:ins w:id="2803" w:author="Alexander Apartsin" w:date="2025-08-27T11:14:00Z" w16du:dateUtc="2025-08-27T08:14:00Z">
        <w:r w:rsidR="00F37B71">
          <w:t>Future</w:t>
        </w:r>
      </w:ins>
      <w:r>
        <w:t xml:space="preserve"> Work</w:t>
      </w:r>
      <w:bookmarkEnd w:id="2800"/>
    </w:p>
    <w:p w14:paraId="0251A255" w14:textId="722FD0FE" w:rsidR="00236C23" w:rsidRPr="00236C23" w:rsidRDefault="00236C23" w:rsidP="00E21E7C">
      <w:pPr>
        <w:ind w:firstLine="357"/>
        <w:rPr>
          <w:ins w:id="2804" w:author="Ben Remez" w:date="2025-08-25T23:37:00Z" w16du:dateUtc="2025-08-25T20:37:00Z"/>
          <w:sz w:val="24"/>
          <w:szCs w:val="24"/>
          <w:rPrChange w:id="2805" w:author="Ben Remez" w:date="2025-08-25T23:38:00Z" w16du:dateUtc="2025-08-25T20:38:00Z">
            <w:rPr>
              <w:ins w:id="2806" w:author="Ben Remez" w:date="2025-08-25T23:37:00Z" w16du:dateUtc="2025-08-25T20:37:00Z"/>
            </w:rPr>
          </w:rPrChange>
        </w:rPr>
      </w:pPr>
      <w:ins w:id="2807" w:author="Ben Remez" w:date="2025-08-25T23:36:00Z" w16du:dateUtc="2025-08-25T20:36:00Z">
        <w:r w:rsidRPr="00236C23">
          <w:rPr>
            <w:sz w:val="24"/>
            <w:szCs w:val="24"/>
            <w:rPrChange w:id="2808" w:author="Ben Remez" w:date="2025-08-25T23:38:00Z" w16du:dateUtc="2025-08-25T20:38:00Z">
              <w:rPr/>
            </w:rPrChange>
          </w:rPr>
          <w:t xml:space="preserve">Looking ahead, </w:t>
        </w:r>
      </w:ins>
      <w:ins w:id="2809" w:author="Ben Remez" w:date="2025-08-25T23:37:00Z" w16du:dateUtc="2025-08-25T20:37:00Z">
        <w:r w:rsidRPr="00236C23">
          <w:rPr>
            <w:sz w:val="24"/>
            <w:szCs w:val="24"/>
            <w:rPrChange w:id="2810" w:author="Ben Remez" w:date="2025-08-25T23:38:00Z" w16du:dateUtc="2025-08-25T20:38:00Z">
              <w:rPr/>
            </w:rPrChange>
          </w:rPr>
          <w:t xml:space="preserve">there are several directions in which this research can be extended </w:t>
        </w:r>
        <w:del w:id="2811" w:author="Alexander Apartsin" w:date="2025-08-27T11:14:00Z" w16du:dateUtc="2025-08-27T08:14:00Z">
          <w:r w:rsidRPr="00236C23" w:rsidDel="00F37B71">
            <w:rPr>
              <w:sz w:val="24"/>
              <w:szCs w:val="24"/>
              <w:rPrChange w:id="2812" w:author="Ben Remez" w:date="2025-08-25T23:38:00Z" w16du:dateUtc="2025-08-25T20:38:00Z">
                <w:rPr/>
              </w:rPrChange>
            </w:rPr>
            <w:delText>to further improve performance, scalability and applicability</w:delText>
          </w:r>
        </w:del>
      </w:ins>
      <w:ins w:id="2813" w:author="Alexander Apartsin" w:date="2025-08-27T11:14:00Z" w16du:dateUtc="2025-08-27T08:14:00Z">
        <w:r w:rsidR="00F37B71">
          <w:rPr>
            <w:sz w:val="24"/>
            <w:szCs w:val="24"/>
          </w:rPr>
          <w:t>to improve performance, scalability, and applicability further</w:t>
        </w:r>
      </w:ins>
      <w:ins w:id="2814" w:author="Ben Remez" w:date="2025-08-25T23:37:00Z" w16du:dateUtc="2025-08-25T20:37:00Z">
        <w:r w:rsidRPr="00236C23">
          <w:rPr>
            <w:sz w:val="24"/>
            <w:szCs w:val="24"/>
            <w:rPrChange w:id="2815" w:author="Ben Remez" w:date="2025-08-25T23:38:00Z" w16du:dateUtc="2025-08-25T20:38:00Z">
              <w:rPr/>
            </w:rPrChange>
          </w:rPr>
          <w:t>:</w:t>
        </w:r>
      </w:ins>
    </w:p>
    <w:p w14:paraId="514425ED" w14:textId="6962B2DE" w:rsidR="00236C23" w:rsidRDefault="00236C23" w:rsidP="00236C23">
      <w:pPr>
        <w:pStyle w:val="Heading2"/>
        <w:numPr>
          <w:ilvl w:val="1"/>
          <w:numId w:val="14"/>
        </w:numPr>
        <w:rPr>
          <w:ins w:id="2816" w:author="Ben Remez" w:date="2025-08-25T23:37:00Z" w16du:dateUtc="2025-08-25T20:37:00Z"/>
        </w:rPr>
      </w:pPr>
      <w:bookmarkStart w:id="2817" w:name="_Toc207063000"/>
      <w:ins w:id="2818" w:author="Ben Remez" w:date="2025-08-25T23:37:00Z" w16du:dateUtc="2025-08-25T20:37:00Z">
        <w:r>
          <w:t>Benchmark on Larger and Diverse Datasets</w:t>
        </w:r>
        <w:bookmarkEnd w:id="2817"/>
      </w:ins>
    </w:p>
    <w:p w14:paraId="4FAE9A06" w14:textId="337F7D53" w:rsidR="00236C23" w:rsidRDefault="00236C23" w:rsidP="00F37B71">
      <w:pPr>
        <w:ind w:left="360" w:firstLine="360"/>
        <w:jc w:val="both"/>
        <w:rPr>
          <w:ins w:id="2819" w:author="Ben Remez" w:date="2025-08-25T23:38:00Z" w16du:dateUtc="2025-08-25T20:38:00Z"/>
          <w:sz w:val="24"/>
          <w:szCs w:val="24"/>
        </w:rPr>
        <w:pPrChange w:id="2820" w:author="Alexander Apartsin" w:date="2025-08-27T11:14:00Z" w16du:dateUtc="2025-08-27T08:14:00Z">
          <w:pPr>
            <w:ind w:left="360" w:firstLine="360"/>
          </w:pPr>
        </w:pPrChange>
      </w:pPr>
      <w:ins w:id="2821" w:author="Ben Remez" w:date="2025-08-25T23:38:00Z" w16du:dateUtc="2025-08-25T20:38:00Z">
        <w:r w:rsidRPr="00236C23">
          <w:rPr>
            <w:sz w:val="24"/>
            <w:szCs w:val="24"/>
            <w:rPrChange w:id="2822" w:author="Ben Remez" w:date="2025-08-25T23:38:00Z" w16du:dateUtc="2025-08-25T20:38:00Z">
              <w:rPr/>
            </w:rPrChange>
          </w:rPr>
          <w:t>Future evaluations should test the generalizability of the pipeline across multiple domains and larger datasets. While the MIRAI dataset provided a strong benchmark for geopolitical event forecasting, broader testing would better assess the system’s robustness and transferability to new contexts.</w:t>
        </w:r>
      </w:ins>
    </w:p>
    <w:p w14:paraId="40A2A56C" w14:textId="3D1EACBE" w:rsidR="00236C23" w:rsidRDefault="00236C23" w:rsidP="00236C23">
      <w:pPr>
        <w:pStyle w:val="Heading2"/>
        <w:numPr>
          <w:ilvl w:val="1"/>
          <w:numId w:val="14"/>
        </w:numPr>
        <w:rPr>
          <w:ins w:id="2823" w:author="Ben Remez" w:date="2025-08-25T23:38:00Z" w16du:dateUtc="2025-08-25T20:38:00Z"/>
        </w:rPr>
      </w:pPr>
      <w:bookmarkStart w:id="2824" w:name="_Toc207063001"/>
      <w:ins w:id="2825" w:author="Ben Remez" w:date="2025-08-25T23:38:00Z" w16du:dateUtc="2025-08-25T20:38:00Z">
        <w:r>
          <w:t>Refine RAG Retrieval</w:t>
        </w:r>
        <w:bookmarkEnd w:id="2824"/>
      </w:ins>
    </w:p>
    <w:p w14:paraId="1947E4F1" w14:textId="30D19F89" w:rsidR="00236C23" w:rsidRDefault="00236C23" w:rsidP="00F37B71">
      <w:pPr>
        <w:ind w:left="360" w:firstLine="360"/>
        <w:jc w:val="both"/>
        <w:rPr>
          <w:ins w:id="2826" w:author="Ben Remez" w:date="2025-08-25T23:38:00Z" w16du:dateUtc="2025-08-25T20:38:00Z"/>
          <w:sz w:val="24"/>
          <w:szCs w:val="24"/>
        </w:rPr>
        <w:pPrChange w:id="2827" w:author="Alexander Apartsin" w:date="2025-08-27T11:14:00Z" w16du:dateUtc="2025-08-27T08:14:00Z">
          <w:pPr>
            <w:ind w:left="360" w:firstLine="360"/>
          </w:pPr>
        </w:pPrChange>
      </w:pPr>
      <w:ins w:id="2828" w:author="Ben Remez" w:date="2025-08-25T23:38:00Z" w16du:dateUtc="2025-08-25T20:38:00Z">
        <w:r w:rsidRPr="00236C23">
          <w:rPr>
            <w:sz w:val="24"/>
            <w:szCs w:val="24"/>
            <w:rPrChange w:id="2829" w:author="Ben Remez" w:date="2025-08-25T23:38:00Z" w16du:dateUtc="2025-08-25T20:38:00Z">
              <w:rPr/>
            </w:rPrChange>
          </w:rPr>
          <w:t>Improving the Retrieval-Augmented Generation (RAG) component remains a priority. Advanced query optimization strategies, improved similarity metrics, and adaptive retrieval thresholds can enhance recall while maintaining high precision. This could lead to a more comprehensive evidence base for the model’s reasoning.</w:t>
        </w:r>
      </w:ins>
    </w:p>
    <w:p w14:paraId="4D052609" w14:textId="77A42A67" w:rsidR="00236C23" w:rsidRDefault="00236C23" w:rsidP="00236C23">
      <w:pPr>
        <w:pStyle w:val="Heading2"/>
        <w:numPr>
          <w:ilvl w:val="1"/>
          <w:numId w:val="14"/>
        </w:numPr>
        <w:rPr>
          <w:ins w:id="2830" w:author="Ben Remez" w:date="2025-08-25T23:39:00Z" w16du:dateUtc="2025-08-25T20:39:00Z"/>
        </w:rPr>
      </w:pPr>
      <w:bookmarkStart w:id="2831" w:name="_Toc207063002"/>
      <w:ins w:id="2832" w:author="Ben Remez" w:date="2025-08-25T23:39:00Z" w16du:dateUtc="2025-08-25T20:39:00Z">
        <w:r>
          <w:t>Explore Multi-Agent LLM Architectures</w:t>
        </w:r>
        <w:bookmarkEnd w:id="2831"/>
      </w:ins>
    </w:p>
    <w:p w14:paraId="5DD09367" w14:textId="1C975CC3" w:rsidR="00236C23" w:rsidRDefault="00236C23" w:rsidP="00F37B71">
      <w:pPr>
        <w:ind w:left="360" w:firstLine="360"/>
        <w:jc w:val="both"/>
        <w:rPr>
          <w:ins w:id="2833" w:author="Ben Remez" w:date="2025-08-25T23:39:00Z" w16du:dateUtc="2025-08-25T20:39:00Z"/>
          <w:sz w:val="24"/>
          <w:szCs w:val="24"/>
        </w:rPr>
        <w:pPrChange w:id="2834" w:author="Alexander Apartsin" w:date="2025-08-27T11:14:00Z" w16du:dateUtc="2025-08-27T08:14:00Z">
          <w:pPr>
            <w:ind w:left="360" w:firstLine="360"/>
          </w:pPr>
        </w:pPrChange>
      </w:pPr>
      <w:ins w:id="2835" w:author="Ben Remez" w:date="2025-08-25T23:39:00Z" w16du:dateUtc="2025-08-25T20:39:00Z">
        <w:r w:rsidRPr="00236C23">
          <w:rPr>
            <w:sz w:val="24"/>
            <w:szCs w:val="24"/>
            <w:rPrChange w:id="2836" w:author="Ben Remez" w:date="2025-08-25T23:39:00Z" w16du:dateUtc="2025-08-25T20:39:00Z">
              <w:rPr/>
            </w:rPrChange>
          </w:rPr>
          <w:t>Introducing a multi-agent setup, where specialized language models handle distinct subtasks (e.g., retrieval, reasoning, classification), could improve robustness and reduce errors. This modular design could enhance both interpretability and flexibility.</w:t>
        </w:r>
      </w:ins>
    </w:p>
    <w:p w14:paraId="255D5FF7" w14:textId="0268E3C7" w:rsidR="00236C23" w:rsidRDefault="00236C23" w:rsidP="00236C23">
      <w:pPr>
        <w:pStyle w:val="Heading2"/>
        <w:numPr>
          <w:ilvl w:val="1"/>
          <w:numId w:val="14"/>
        </w:numPr>
        <w:rPr>
          <w:ins w:id="2837" w:author="Ben Remez" w:date="2025-08-25T23:40:00Z" w16du:dateUtc="2025-08-25T20:40:00Z"/>
        </w:rPr>
      </w:pPr>
      <w:bookmarkStart w:id="2838" w:name="_Toc207063003"/>
      <w:ins w:id="2839" w:author="Ben Remez" w:date="2025-08-25T23:39:00Z" w16du:dateUtc="2025-08-25T20:39:00Z">
        <w:r>
          <w:t>Ful</w:t>
        </w:r>
      </w:ins>
      <w:ins w:id="2840" w:author="Ben Remez" w:date="2025-08-25T23:40:00Z" w16du:dateUtc="2025-08-25T20:40:00Z">
        <w:r>
          <w:t>l Article Analysis</w:t>
        </w:r>
        <w:bookmarkEnd w:id="2838"/>
      </w:ins>
    </w:p>
    <w:p w14:paraId="353A7FA1" w14:textId="0837681A" w:rsidR="00236C23" w:rsidRDefault="00236C23" w:rsidP="00F37B71">
      <w:pPr>
        <w:ind w:left="360" w:firstLine="360"/>
        <w:jc w:val="both"/>
        <w:rPr>
          <w:ins w:id="2841" w:author="Ben Remez" w:date="2025-08-25T23:40:00Z" w16du:dateUtc="2025-08-25T20:40:00Z"/>
          <w:sz w:val="24"/>
          <w:szCs w:val="24"/>
        </w:rPr>
        <w:pPrChange w:id="2842" w:author="Alexander Apartsin" w:date="2025-08-27T11:14:00Z" w16du:dateUtc="2025-08-27T08:14:00Z">
          <w:pPr>
            <w:ind w:left="360" w:firstLine="360"/>
          </w:pPr>
        </w:pPrChange>
      </w:pPr>
      <w:ins w:id="2843" w:author="Ben Remez" w:date="2025-08-25T23:40:00Z" w16du:dateUtc="2025-08-25T20:40:00Z">
        <w:r w:rsidRPr="00236C23">
          <w:rPr>
            <w:sz w:val="24"/>
            <w:szCs w:val="24"/>
            <w:rPrChange w:id="2844" w:author="Ben Remez" w:date="2025-08-25T23:40:00Z" w16du:dateUtc="2025-08-25T20:40:00Z">
              <w:rPr/>
            </w:rPrChange>
          </w:rPr>
          <w:t>Currently, the system relies on article abstracts due to cost and processing constraints. Extending the framework to handle full-text analysis would enable richer contextual understanding, improving forecast accuracy. This requires balancing computational costs with the added benefits of deeper content coverage.</w:t>
        </w:r>
      </w:ins>
    </w:p>
    <w:p w14:paraId="730BAE73" w14:textId="3D645B4B" w:rsidR="00236C23" w:rsidRDefault="00236C23" w:rsidP="00236C23">
      <w:pPr>
        <w:pStyle w:val="Heading2"/>
        <w:numPr>
          <w:ilvl w:val="1"/>
          <w:numId w:val="14"/>
        </w:numPr>
        <w:rPr>
          <w:ins w:id="2845" w:author="Ben Remez" w:date="2025-08-25T23:40:00Z" w16du:dateUtc="2025-08-25T20:40:00Z"/>
        </w:rPr>
      </w:pPr>
      <w:bookmarkStart w:id="2846" w:name="_Toc207063004"/>
      <w:ins w:id="2847" w:author="Ben Remez" w:date="2025-08-25T23:40:00Z" w16du:dateUtc="2025-08-25T20:40:00Z">
        <w:r>
          <w:lastRenderedPageBreak/>
          <w:t>Extend CAMEO Relations</w:t>
        </w:r>
        <w:bookmarkEnd w:id="2846"/>
      </w:ins>
    </w:p>
    <w:p w14:paraId="011D4743" w14:textId="355F691D" w:rsidR="00236C23" w:rsidRDefault="00236C23" w:rsidP="00F37B71">
      <w:pPr>
        <w:ind w:left="360" w:firstLine="360"/>
        <w:jc w:val="both"/>
        <w:rPr>
          <w:ins w:id="2848" w:author="Ben Remez" w:date="2025-08-25T23:41:00Z" w16du:dateUtc="2025-08-25T20:41:00Z"/>
          <w:sz w:val="24"/>
          <w:szCs w:val="24"/>
        </w:rPr>
        <w:pPrChange w:id="2849" w:author="Alexander Apartsin" w:date="2025-08-27T11:14:00Z" w16du:dateUtc="2025-08-27T08:14:00Z">
          <w:pPr>
            <w:ind w:left="360" w:firstLine="360"/>
          </w:pPr>
        </w:pPrChange>
      </w:pPr>
      <w:ins w:id="2850" w:author="Ben Remez" w:date="2025-08-25T23:40:00Z" w16du:dateUtc="2025-08-25T20:40:00Z">
        <w:r w:rsidRPr="00236C23">
          <w:rPr>
            <w:sz w:val="24"/>
            <w:szCs w:val="24"/>
            <w:rPrChange w:id="2851" w:author="Ben Remez" w:date="2025-08-25T23:41:00Z" w16du:dateUtc="2025-08-25T20:41:00Z">
              <w:rPr/>
            </w:rPrChange>
          </w:rPr>
          <w:t>Future experiments could leverage the full granularity of CAMEO’s 38 relation types rather than aggregating into four broad classes. Second-level relation forecasting would capture more nuanced distinctions in inter-state dynamics but would require careful handling of sparsity and class imbalance.</w:t>
        </w:r>
      </w:ins>
    </w:p>
    <w:p w14:paraId="7B1F1EB7" w14:textId="3D58EB1C" w:rsidR="00236C23" w:rsidRDefault="00236C23" w:rsidP="00236C23">
      <w:pPr>
        <w:pStyle w:val="Heading2"/>
        <w:numPr>
          <w:ilvl w:val="1"/>
          <w:numId w:val="14"/>
        </w:numPr>
        <w:rPr>
          <w:ins w:id="2852" w:author="Ben Remez" w:date="2025-08-25T23:41:00Z" w16du:dateUtc="2025-08-25T20:41:00Z"/>
        </w:rPr>
      </w:pPr>
      <w:bookmarkStart w:id="2853" w:name="_Toc207063005"/>
      <w:ins w:id="2854" w:author="Ben Remez" w:date="2025-08-25T23:41:00Z" w16du:dateUtc="2025-08-25T20:41:00Z">
        <w:r>
          <w:t>Optimize Prompt Engineering</w:t>
        </w:r>
        <w:bookmarkEnd w:id="2853"/>
      </w:ins>
    </w:p>
    <w:p w14:paraId="64F3B8B0" w14:textId="77011AEF" w:rsidR="00236C23" w:rsidRPr="00236C23" w:rsidRDefault="00236C23" w:rsidP="00F37B71">
      <w:pPr>
        <w:ind w:left="360" w:firstLine="360"/>
        <w:jc w:val="both"/>
        <w:rPr>
          <w:ins w:id="2855" w:author="Ben Remez" w:date="2025-08-25T23:37:00Z" w16du:dateUtc="2025-08-25T20:37:00Z"/>
          <w:sz w:val="24"/>
          <w:szCs w:val="24"/>
          <w:rPrChange w:id="2856" w:author="Ben Remez" w:date="2025-08-25T23:41:00Z" w16du:dateUtc="2025-08-25T20:41:00Z">
            <w:rPr>
              <w:ins w:id="2857" w:author="Ben Remez" w:date="2025-08-25T23:37:00Z" w16du:dateUtc="2025-08-25T20:37:00Z"/>
            </w:rPr>
          </w:rPrChange>
        </w:rPr>
        <w:pPrChange w:id="2858" w:author="Alexander Apartsin" w:date="2025-08-27T11:14:00Z" w16du:dateUtc="2025-08-27T08:14:00Z">
          <w:pPr/>
        </w:pPrChange>
      </w:pPr>
      <w:ins w:id="2859" w:author="Ben Remez" w:date="2025-08-25T23:41:00Z" w16du:dateUtc="2025-08-25T20:41:00Z">
        <w:r w:rsidRPr="00236C23">
          <w:rPr>
            <w:sz w:val="24"/>
            <w:szCs w:val="24"/>
            <w:rPrChange w:id="2860" w:author="Ben Remez" w:date="2025-08-25T23:41:00Z" w16du:dateUtc="2025-08-25T20:41:00Z">
              <w:rPr/>
            </w:rPrChange>
          </w:rPr>
          <w:t>Exploring reinforcement learning or human-in-the-loop prompt refinement strategies could improve indicator generation and classification accuracy. Optimized prompting would reduce uncertainty and enhance the quality of downstream decisions.</w:t>
        </w:r>
      </w:ins>
    </w:p>
    <w:p w14:paraId="39F928BB" w14:textId="61353521" w:rsidR="00E21E7C" w:rsidDel="00236C23" w:rsidRDefault="00E21E7C">
      <w:pPr>
        <w:rPr>
          <w:del w:id="2861" w:author="Ben Remez" w:date="2025-08-25T23:36:00Z" w16du:dateUtc="2025-08-25T20:36:00Z"/>
        </w:rPr>
        <w:pPrChange w:id="2862" w:author="Ben Remez" w:date="2025-08-25T23:37:00Z" w16du:dateUtc="2025-08-25T20:37:00Z">
          <w:pPr>
            <w:ind w:firstLine="357"/>
          </w:pPr>
        </w:pPrChange>
      </w:pPr>
      <w:del w:id="2863" w:author="Ben Remez" w:date="2025-08-25T23:36:00Z" w16du:dateUtc="2025-08-25T20:36:00Z">
        <w:r w:rsidRPr="00E21E7C" w:rsidDel="00236C23">
          <w:delText>This study presented a novel approach for applying Analysis of Competing Hypotheses (ACH) methodology to the domain of event forecasting, leveraging LLM-based pipelines and comparing manual versus retrieval-augmented generation (RAG) document selection mechanisms. Our evaluation, conducted using the MIRAI benchmark framework</w:delText>
        </w:r>
        <w:r w:rsidR="00031653" w:rsidDel="00236C23">
          <w:delText xml:space="preserve"> [31]</w:delText>
        </w:r>
        <w:r w:rsidRPr="00E21E7C" w:rsidDel="00236C23">
          <w:delText xml:space="preserve"> and focusing specifically on first-level relation classification under the quad setting, demonstrated that both manual and RAG-based pipelines are capable of producing reasonable predictions. However, the manually curated document selection consistently outperformed the RAG-based pipeline across all key metrics—including precision, recall, F1-score, and KL divergence—albeit by a relatively narrow margin.</w:delText>
        </w:r>
      </w:del>
    </w:p>
    <w:p w14:paraId="3C81E910" w14:textId="6CF672F9" w:rsidR="00E21E7C" w:rsidDel="00236C23" w:rsidRDefault="00E21E7C" w:rsidP="00E21E7C">
      <w:pPr>
        <w:rPr>
          <w:del w:id="2864" w:author="Ben Remez" w:date="2025-08-25T23:36:00Z" w16du:dateUtc="2025-08-25T20:36:00Z"/>
        </w:rPr>
      </w:pPr>
      <w:del w:id="2865" w:author="Ben Remez" w:date="2025-08-25T23:36:00Z" w16du:dateUtc="2025-08-25T20:36:00Z">
        <w:r w:rsidRPr="00E21E7C" w:rsidDel="00236C23">
          <w:delText>The comparative analysis of hypothesis rank distributions further revealed that both methods frequently ranked the correct hypothesis in the top position, with manual extraction maintaining a slight edge in rank-1 accuracy. These findings underscore the effectiveness of structured manual retrieval in scenarios requiring high interpretability and precision. Nevertheless, the RAG-based pipeline's proximity in performance suggests its potential for scalable and automated deployment in larger systems.</w:delText>
        </w:r>
      </w:del>
    </w:p>
    <w:p w14:paraId="77FBFC5C" w14:textId="5AEFDF0C" w:rsidR="00E21E7C" w:rsidDel="00236C23" w:rsidRDefault="00E21E7C" w:rsidP="00E21E7C">
      <w:pPr>
        <w:rPr>
          <w:del w:id="2866" w:author="Ben Remez" w:date="2025-08-25T23:36:00Z" w16du:dateUtc="2025-08-25T20:36:00Z"/>
        </w:rPr>
      </w:pPr>
      <w:del w:id="2867" w:author="Ben Remez" w:date="2025-08-25T23:36:00Z" w16du:dateUtc="2025-08-25T20:36:00Z">
        <w:r w:rsidRPr="00E21E7C" w:rsidDel="00236C23">
          <w:delText xml:space="preserve">For future work, we aim to enhance the RAG component by </w:delText>
        </w:r>
        <w:r w:rsidDel="00236C23">
          <w:delText>adjusting the retrieval query so</w:delText>
        </w:r>
        <w:r w:rsidRPr="00E21E7C" w:rsidDel="00236C23">
          <w:delText xml:space="preserve"> </w:delText>
        </w:r>
        <w:r w:rsidDel="00236C23">
          <w:delText>that it</w:delText>
        </w:r>
        <w:r w:rsidRPr="00E21E7C" w:rsidDel="00236C23">
          <w:delText xml:space="preserve"> better align</w:delText>
        </w:r>
        <w:r w:rsidDel="00236C23">
          <w:delText>s</w:delText>
        </w:r>
        <w:r w:rsidRPr="00E21E7C" w:rsidDel="00236C23">
          <w:delText xml:space="preserve"> with the hypothesis evaluation task.</w:delText>
        </w:r>
        <w:r w:rsidDel="00236C23">
          <w:delText xml:space="preserve"> We also intend to fine-tune the prompts in an attempt to make them </w:delText>
        </w:r>
        <w:r w:rsidR="006039D7" w:rsidDel="00236C23">
          <w:delText>clearer</w:delText>
        </w:r>
        <w:r w:rsidDel="00236C23">
          <w:delText xml:space="preserve"> and </w:delText>
        </w:r>
        <w:r w:rsidR="006039D7" w:rsidDel="00236C23">
          <w:delText xml:space="preserve">more </w:delText>
        </w:r>
        <w:r w:rsidDel="00236C23">
          <w:delText>task precise.</w:delText>
        </w:r>
        <w:r w:rsidRPr="00E21E7C" w:rsidDel="00236C23">
          <w:delText xml:space="preserve"> Finally, exploring more advanced LLM-agent reasoning strategies and multi-step tool use may offer further improvements in both interpretability and predictive accuracy.</w:delText>
        </w:r>
      </w:del>
    </w:p>
    <w:p w14:paraId="62D8A7AA" w14:textId="56465210" w:rsidR="00DA1ABF" w:rsidRDefault="00DA1ABF">
      <w:pPr>
        <w:pStyle w:val="Heading1"/>
        <w:numPr>
          <w:ilvl w:val="0"/>
          <w:numId w:val="14"/>
        </w:numPr>
        <w:ind w:left="357" w:hanging="357"/>
        <w:pPrChange w:id="2868" w:author="Ben Remez" w:date="2025-08-25T11:25:00Z" w16du:dateUtc="2025-08-25T08:25:00Z">
          <w:pPr>
            <w:pStyle w:val="Heading1"/>
            <w:numPr>
              <w:numId w:val="7"/>
            </w:numPr>
            <w:ind w:left="357" w:hanging="357"/>
          </w:pPr>
        </w:pPrChange>
      </w:pPr>
      <w:bookmarkStart w:id="2869" w:name="_Toc207063006"/>
      <w:r>
        <w:t>References</w:t>
      </w:r>
      <w:bookmarkEnd w:id="2869"/>
    </w:p>
    <w:p w14:paraId="3C6BA3C0" w14:textId="59D3DB5B" w:rsidR="00DA1ABF" w:rsidRDefault="00DA1ABF" w:rsidP="00DA1ABF">
      <w:pPr>
        <w:ind w:left="357"/>
      </w:pPr>
      <w:r w:rsidRPr="00DA1ABF">
        <w:t>[1] Analysis of Competing Hypotheses,</w:t>
      </w:r>
      <w:r>
        <w:t xml:space="preserve"> </w:t>
      </w:r>
      <w:r w:rsidRPr="00DA1ABF">
        <w:t xml:space="preserve">https://en.wikipedia.org/wiki/Analysis_of_competing_hypotheses </w:t>
      </w:r>
    </w:p>
    <w:p w14:paraId="2A2F421E" w14:textId="77777777" w:rsidR="00DA1ABF" w:rsidRDefault="00DA1ABF" w:rsidP="00DA1ABF">
      <w:pPr>
        <w:ind w:left="357"/>
        <w:rPr>
          <w:ins w:id="2870" w:author="Ben Remez" w:date="2025-08-26T09:50:00Z" w16du:dateUtc="2025-08-26T06:50:00Z"/>
        </w:rPr>
      </w:pPr>
      <w:r w:rsidRPr="00DA1ABF">
        <w:t xml:space="preserve">[2] Benjamin, D. M., Morstatter, F., Abbas, A. E., Abeliuk, A., Atanasov, P., Bennett, S., ... &amp; Galstyan, A. (2023). Hybrid forecasting of geopolitical events. AI Magazine, 44(1), 112-128. </w:t>
      </w:r>
    </w:p>
    <w:p w14:paraId="7EB57A44" w14:textId="05E8B906" w:rsidR="005F07A2" w:rsidRDefault="005F07A2" w:rsidP="005F07A2">
      <w:pPr>
        <w:ind w:left="357"/>
      </w:pPr>
      <w:ins w:id="2871" w:author="Ben Remez" w:date="2025-08-26T09:50:00Z" w16du:dateUtc="2025-08-26T06:50:00Z">
        <w:r>
          <w:t xml:space="preserve">[3] </w:t>
        </w:r>
        <w:r w:rsidRPr="00913BEE">
          <w:t>Carbonell, J., &amp; Goldstein, J. (1998, August). The use of MMR, diversity-based reranking for reordering documents and producing summaries</w:t>
        </w:r>
        <w:del w:id="2872" w:author="Alexander Apartsin" w:date="2025-08-27T11:15:00Z" w16du:dateUtc="2025-08-27T08:15:00Z">
          <w:r w:rsidRPr="00913BEE" w:rsidDel="007F6AB9">
            <w:delText>. In</w:delText>
          </w:r>
        </w:del>
      </w:ins>
      <w:ins w:id="2873" w:author="Alexander Apartsin" w:date="2025-08-27T11:15:00Z" w16du:dateUtc="2025-08-27T08:15:00Z">
        <w:r w:rsidR="007F6AB9">
          <w:t xml:space="preserve"> in</w:t>
        </w:r>
      </w:ins>
      <w:ins w:id="2874" w:author="Ben Remez" w:date="2025-08-26T09:50:00Z" w16du:dateUtc="2025-08-26T06:50:00Z">
        <w:r w:rsidRPr="00913BEE">
          <w:t> </w:t>
        </w:r>
        <w:r w:rsidRPr="00913BEE">
          <w:rPr>
            <w:i/>
            <w:iCs/>
          </w:rPr>
          <w:t>Proceedings of the 21st annual international ACM SIGIR conference on Research and development in information retrieval</w:t>
        </w:r>
        <w:r w:rsidRPr="00913BEE">
          <w:t> (pp. 335-336).</w:t>
        </w:r>
      </w:ins>
    </w:p>
    <w:p w14:paraId="420AC8F9" w14:textId="04A73EDA" w:rsidR="00DA1ABF" w:rsidRDefault="00DA1ABF" w:rsidP="00DA1ABF">
      <w:pPr>
        <w:ind w:firstLine="357"/>
      </w:pPr>
      <w:r w:rsidRPr="00DA1ABF">
        <w:t>[</w:t>
      </w:r>
      <w:r w:rsidR="005F07A2">
        <w:t>4</w:t>
      </w:r>
      <w:del w:id="2875" w:author="Ben Remez" w:date="2025-08-26T09:50:00Z" w16du:dateUtc="2025-08-26T06:50:00Z">
        <w:r w:rsidRPr="00DA1ABF" w:rsidDel="005F07A2">
          <w:delText>3</w:delText>
        </w:r>
      </w:del>
      <w:r w:rsidRPr="00DA1ABF">
        <w:t xml:space="preserve">] Cognitive bias, </w:t>
      </w:r>
      <w:hyperlink r:id="rId17" w:history="1">
        <w:r w:rsidRPr="009C6830">
          <w:rPr>
            <w:rStyle w:val="Hyperlink"/>
          </w:rPr>
          <w:t>https://en.wikipedia.org/wiki/Cognitive_bias</w:t>
        </w:r>
      </w:hyperlink>
      <w:r w:rsidRPr="00DA1ABF">
        <w:t xml:space="preserve"> </w:t>
      </w:r>
    </w:p>
    <w:p w14:paraId="1F1D3415" w14:textId="0C80662A" w:rsidR="00DA1ABF" w:rsidRDefault="00DA1ABF" w:rsidP="00DA1ABF">
      <w:pPr>
        <w:ind w:firstLine="357"/>
      </w:pPr>
      <w:r w:rsidRPr="00DA1ABF">
        <w:t>[</w:t>
      </w:r>
      <w:r w:rsidR="005F07A2">
        <w:t>5</w:t>
      </w:r>
      <w:del w:id="2876" w:author="Ben Remez" w:date="2025-08-26T09:50:00Z" w16du:dateUtc="2025-08-26T06:50:00Z">
        <w:r w:rsidRPr="00DA1ABF" w:rsidDel="005F07A2">
          <w:delText>4</w:delText>
        </w:r>
      </w:del>
      <w:r w:rsidRPr="00DA1ABF">
        <w:t xml:space="preserve">] Confirmation bias, </w:t>
      </w:r>
      <w:hyperlink r:id="rId18" w:history="1">
        <w:r w:rsidRPr="009C6830">
          <w:rPr>
            <w:rStyle w:val="Hyperlink"/>
          </w:rPr>
          <w:t>https://en.wikipedia.org/wiki/Confirmation_bias</w:t>
        </w:r>
      </w:hyperlink>
      <w:r w:rsidRPr="00DA1ABF">
        <w:t xml:space="preserve"> </w:t>
      </w:r>
    </w:p>
    <w:p w14:paraId="6DD01074" w14:textId="1EF6D404" w:rsidR="00DA1ABF" w:rsidRDefault="00DA1ABF" w:rsidP="00DA1ABF">
      <w:pPr>
        <w:ind w:left="357"/>
        <w:rPr>
          <w:ins w:id="2877" w:author="Ben Remez" w:date="2025-08-26T10:12:00Z" w16du:dateUtc="2025-08-26T07:12:00Z"/>
        </w:rPr>
      </w:pPr>
      <w:r w:rsidRPr="00DA1ABF">
        <w:t>[</w:t>
      </w:r>
      <w:r w:rsidR="005F07A2">
        <w:t>6</w:t>
      </w:r>
      <w:del w:id="2878" w:author="Ben Remez" w:date="2025-08-26T09:50:00Z" w16du:dateUtc="2025-08-26T06:50:00Z">
        <w:r w:rsidRPr="00DA1ABF" w:rsidDel="005F07A2">
          <w:delText>5</w:delText>
        </w:r>
      </w:del>
      <w:r w:rsidRPr="00DA1ABF">
        <w:t>] Conflict and Mediation Event Observations,</w:t>
      </w:r>
      <w:r>
        <w:t xml:space="preserve"> </w:t>
      </w:r>
      <w:hyperlink r:id="rId19" w:history="1">
        <w:r w:rsidRPr="009C6830">
          <w:rPr>
            <w:rStyle w:val="Hyperlink"/>
          </w:rPr>
          <w:t>https://en.wikipedia.org/wiki/Conflict_and_Mediation_Event_Observations</w:t>
        </w:r>
      </w:hyperlink>
      <w:r w:rsidRPr="00DA1ABF">
        <w:t xml:space="preserve"> </w:t>
      </w:r>
    </w:p>
    <w:p w14:paraId="3F022F46" w14:textId="0EABCBD4" w:rsidR="00146F03" w:rsidRDefault="00146F03" w:rsidP="00146F03">
      <w:pPr>
        <w:ind w:left="357"/>
      </w:pPr>
      <w:ins w:id="2879" w:author="Ben Remez" w:date="2025-08-26T10:12:00Z" w16du:dateUtc="2025-08-26T07:12:00Z">
        <w:r>
          <w:t>[</w:t>
        </w:r>
      </w:ins>
      <w:ins w:id="2880" w:author="Ben Remez" w:date="2025-08-26T10:18:00Z" w16du:dateUtc="2025-08-26T07:18:00Z">
        <w:r>
          <w:t>7</w:t>
        </w:r>
      </w:ins>
      <w:ins w:id="2881" w:author="Ben Remez" w:date="2025-08-26T10:12:00Z" w16du:dateUtc="2025-08-26T07:12:00Z">
        <w:r>
          <w:t xml:space="preserve">] </w:t>
        </w:r>
        <w:r w:rsidRPr="00913BEE">
          <w:t xml:space="preserve">Cormack, G. V., Clarke, C. L., &amp; Buettcher, S. (2009, July). Reciprocal rank fusion outperforms </w:t>
        </w:r>
        <w:del w:id="2882" w:author="Alexander Apartsin" w:date="2025-08-27T11:15:00Z" w16du:dateUtc="2025-08-27T08:15:00Z">
          <w:r w:rsidRPr="00913BEE" w:rsidDel="007F6AB9">
            <w:delText>condorcet</w:delText>
          </w:r>
        </w:del>
      </w:ins>
      <w:ins w:id="2883" w:author="Alexander Apartsin" w:date="2025-08-27T11:15:00Z" w16du:dateUtc="2025-08-27T08:15:00Z">
        <w:r w:rsidR="007F6AB9">
          <w:t>Condorcet</w:t>
        </w:r>
      </w:ins>
      <w:ins w:id="2884" w:author="Ben Remez" w:date="2025-08-26T10:12:00Z" w16du:dateUtc="2025-08-26T07:12:00Z">
        <w:r w:rsidRPr="00913BEE">
          <w:t xml:space="preserve"> and individual rank learning methods</w:t>
        </w:r>
        <w:del w:id="2885" w:author="Alexander Apartsin" w:date="2025-08-27T11:15:00Z" w16du:dateUtc="2025-08-27T08:15:00Z">
          <w:r w:rsidRPr="00913BEE" w:rsidDel="007F6AB9">
            <w:delText>. In</w:delText>
          </w:r>
        </w:del>
      </w:ins>
      <w:ins w:id="2886" w:author="Alexander Apartsin" w:date="2025-08-27T11:15:00Z" w16du:dateUtc="2025-08-27T08:15:00Z">
        <w:r w:rsidR="007F6AB9">
          <w:t xml:space="preserve"> in</w:t>
        </w:r>
      </w:ins>
      <w:ins w:id="2887" w:author="Ben Remez" w:date="2025-08-26T10:12:00Z" w16du:dateUtc="2025-08-26T07:12:00Z">
        <w:r w:rsidRPr="00913BEE">
          <w:t> </w:t>
        </w:r>
        <w:r w:rsidRPr="00913BEE">
          <w:rPr>
            <w:i/>
            <w:iCs/>
          </w:rPr>
          <w:t xml:space="preserve">Proceedings of the 32nd </w:t>
        </w:r>
        <w:del w:id="2888" w:author="Alexander Apartsin" w:date="2025-08-27T11:21:00Z" w16du:dateUtc="2025-08-27T08:21:00Z">
          <w:r w:rsidRPr="00913BEE" w:rsidDel="00BB7CFB">
            <w:rPr>
              <w:i/>
              <w:iCs/>
            </w:rPr>
            <w:delText>international ACM SIGIR conference on Research and development in information retrieval</w:delText>
          </w:r>
        </w:del>
      </w:ins>
      <w:ins w:id="2889" w:author="Alexander Apartsin" w:date="2025-08-27T11:21:00Z" w16du:dateUtc="2025-08-27T08:21:00Z">
        <w:r w:rsidR="00BB7CFB">
          <w:rPr>
            <w:i/>
            <w:iCs/>
          </w:rPr>
          <w:t>International ACM SIGIR Conference on Research and Development in Information Retrieval</w:t>
        </w:r>
      </w:ins>
      <w:ins w:id="2890" w:author="Ben Remez" w:date="2025-08-26T10:12:00Z" w16du:dateUtc="2025-08-26T07:12:00Z">
        <w:r w:rsidRPr="00913BEE">
          <w:t> (pp. 758-759).</w:t>
        </w:r>
      </w:ins>
    </w:p>
    <w:p w14:paraId="48A96D71" w14:textId="494D2FF0" w:rsidR="00DA1ABF" w:rsidRDefault="00DA1ABF" w:rsidP="00DA1ABF">
      <w:pPr>
        <w:ind w:left="357"/>
      </w:pPr>
      <w:r w:rsidRPr="00DA1ABF">
        <w:t>[</w:t>
      </w:r>
      <w:ins w:id="2891" w:author="Ben Remez" w:date="2025-08-26T10:19:00Z" w16du:dateUtc="2025-08-26T07:19:00Z">
        <w:r w:rsidR="00146F03">
          <w:t>8</w:t>
        </w:r>
      </w:ins>
      <w:del w:id="2892" w:author="Ben Remez" w:date="2025-08-26T09:50:00Z" w16du:dateUtc="2025-08-26T06:50:00Z">
        <w:r w:rsidRPr="00DA1ABF" w:rsidDel="005F07A2">
          <w:delText>6</w:delText>
        </w:r>
      </w:del>
      <w:r w:rsidRPr="00DA1ABF">
        <w:t xml:space="preserve">] Dempster-Shafer Theory, </w:t>
      </w:r>
      <w:hyperlink r:id="rId20" w:history="1">
        <w:r w:rsidRPr="009C6830">
          <w:rPr>
            <w:rStyle w:val="Hyperlink"/>
          </w:rPr>
          <w:t>https://en.wikipedia.org/wiki/Dempster%E2%80%93Shafer_theory</w:t>
        </w:r>
      </w:hyperlink>
      <w:r w:rsidRPr="00DA1ABF">
        <w:t xml:space="preserve"> </w:t>
      </w:r>
    </w:p>
    <w:p w14:paraId="3C7A20DB" w14:textId="2233628F" w:rsidR="00DA1ABF" w:rsidRDefault="00DA1ABF" w:rsidP="00DA1ABF">
      <w:pPr>
        <w:ind w:left="357"/>
      </w:pPr>
      <w:r w:rsidRPr="00DA1ABF">
        <w:t>[</w:t>
      </w:r>
      <w:ins w:id="2893" w:author="Ben Remez" w:date="2025-08-26T10:19:00Z" w16du:dateUtc="2025-08-26T07:19:00Z">
        <w:r w:rsidR="00146F03">
          <w:t>9</w:t>
        </w:r>
      </w:ins>
      <w:del w:id="2894" w:author="Ben Remez" w:date="2025-08-26T09:50:00Z" w16du:dateUtc="2025-08-26T06:50:00Z">
        <w:r w:rsidRPr="00DA1ABF" w:rsidDel="005F07A2">
          <w:delText>7</w:delText>
        </w:r>
      </w:del>
      <w:r w:rsidRPr="00DA1ABF">
        <w:t xml:space="preserve">] Dhami, M. K., Belton, I. K., &amp; Mandel, D. R. (2019). The “analysis of competing hypotheses” in intelligence analysis. Applied Cognitive Psychology, 33(6), 1080-1090. </w:t>
      </w:r>
    </w:p>
    <w:p w14:paraId="229E3E5F" w14:textId="5AB748B6" w:rsidR="00DA1ABF" w:rsidRDefault="00DA1ABF" w:rsidP="00DA1ABF">
      <w:pPr>
        <w:ind w:left="357"/>
      </w:pPr>
      <w:r w:rsidRPr="00DA1ABF">
        <w:t>[</w:t>
      </w:r>
      <w:ins w:id="2895" w:author="Ben Remez" w:date="2025-08-26T10:19:00Z" w16du:dateUtc="2025-08-26T07:19:00Z">
        <w:r w:rsidR="00146F03">
          <w:t>10</w:t>
        </w:r>
      </w:ins>
      <w:del w:id="2896" w:author="Ben Remez" w:date="2025-08-26T09:50:00Z" w16du:dateUtc="2025-08-26T06:50:00Z">
        <w:r w:rsidRPr="00DA1ABF" w:rsidDel="005F07A2">
          <w:delText>8</w:delText>
        </w:r>
      </w:del>
      <w:r w:rsidRPr="00DA1ABF">
        <w:t>] Evidential Reasoning Approach,</w:t>
      </w:r>
      <w:r>
        <w:t xml:space="preserve"> </w:t>
      </w:r>
      <w:hyperlink r:id="rId21" w:history="1">
        <w:r w:rsidRPr="009C6830">
          <w:rPr>
            <w:rStyle w:val="Hyperlink"/>
          </w:rPr>
          <w:t>https://en.wikipedia.org/wiki/Evidential_reasoning_approach</w:t>
        </w:r>
      </w:hyperlink>
    </w:p>
    <w:p w14:paraId="63929A2E" w14:textId="2F8223F5" w:rsidR="00DA1ABF" w:rsidRDefault="00DA1ABF" w:rsidP="00DA1ABF">
      <w:pPr>
        <w:ind w:left="357"/>
      </w:pPr>
      <w:r w:rsidRPr="00DA1ABF">
        <w:t>[</w:t>
      </w:r>
      <w:ins w:id="2897" w:author="Ben Remez" w:date="2025-08-26T10:19:00Z" w16du:dateUtc="2025-08-26T07:19:00Z">
        <w:r w:rsidR="00146F03">
          <w:t>11</w:t>
        </w:r>
      </w:ins>
      <w:del w:id="2898" w:author="Ben Remez" w:date="2025-08-26T09:50:00Z" w16du:dateUtc="2025-08-26T06:50:00Z">
        <w:r w:rsidRPr="00DA1ABF" w:rsidDel="005F07A2">
          <w:delText>9</w:delText>
        </w:r>
      </w:del>
      <w:r w:rsidRPr="00DA1ABF">
        <w:t xml:space="preserve">] Fairfield, T., &amp; Charman, A. E. (2017). Explicit Bayesian analysis for process tracing: Guidelines, opportunities, and caveats. Political Analysis, 25(3), 363-380. </w:t>
      </w:r>
    </w:p>
    <w:p w14:paraId="6D08E237" w14:textId="203C7314" w:rsidR="00880C19" w:rsidRDefault="00DA1ABF" w:rsidP="00880C19">
      <w:pPr>
        <w:ind w:left="357"/>
      </w:pPr>
      <w:r w:rsidRPr="00DA1ABF">
        <w:lastRenderedPageBreak/>
        <w:t>[</w:t>
      </w:r>
      <w:r w:rsidR="005F07A2">
        <w:t>1</w:t>
      </w:r>
      <w:ins w:id="2899" w:author="Ben Remez" w:date="2025-08-26T10:20:00Z" w16du:dateUtc="2025-08-26T07:20:00Z">
        <w:r w:rsidR="005F5E86">
          <w:t>2</w:t>
        </w:r>
      </w:ins>
      <w:del w:id="2900" w:author="Ben Remez" w:date="2025-08-26T09:50:00Z" w16du:dateUtc="2025-08-26T06:50:00Z">
        <w:r w:rsidRPr="00DA1ABF" w:rsidDel="005F07A2">
          <w:delText>0</w:delText>
        </w:r>
      </w:del>
      <w:r w:rsidRPr="00DA1ABF">
        <w:t xml:space="preserve">] Gao, Y., Xiong, Y., Gao, X., Jia, K., Pan, J., Bi, Y., ... </w:t>
      </w:r>
      <w:del w:id="2901" w:author="Alexander Apartsin" w:date="2025-08-27T11:21:00Z" w16du:dateUtc="2025-08-27T08:21:00Z">
        <w:r w:rsidRPr="00DA1ABF" w:rsidDel="00BB7CFB">
          <w:delText xml:space="preserve">&amp; </w:delText>
        </w:r>
      </w:del>
      <w:ins w:id="2902" w:author="Alexander Apartsin" w:date="2025-08-27T11:21:00Z" w16du:dateUtc="2025-08-27T08:21:00Z">
        <w:r w:rsidR="00BB7CFB">
          <w:t>Y</w:t>
        </w:r>
        <w:r w:rsidR="00BB7CFB" w:rsidRPr="00DA1ABF">
          <w:t xml:space="preserve"> </w:t>
        </w:r>
      </w:ins>
      <w:r w:rsidRPr="00DA1ABF">
        <w:t xml:space="preserve">Wang, H. (2023). Retrieval-augmented generation for large language models: A survey. </w:t>
      </w:r>
      <w:proofErr w:type="spellStart"/>
      <w:r w:rsidRPr="00DA1ABF">
        <w:t>arXiv</w:t>
      </w:r>
      <w:proofErr w:type="spellEnd"/>
      <w:r w:rsidRPr="00DA1ABF">
        <w:t xml:space="preserve"> preprint arXiv:2312.10997, 2. </w:t>
      </w:r>
    </w:p>
    <w:p w14:paraId="0B71F60B" w14:textId="19FAA3C9" w:rsidR="00DA1ABF" w:rsidRDefault="00DA1ABF" w:rsidP="00DA1ABF">
      <w:pPr>
        <w:ind w:left="357"/>
      </w:pPr>
      <w:r w:rsidRPr="00DA1ABF">
        <w:t>[1</w:t>
      </w:r>
      <w:ins w:id="2903" w:author="Ben Remez" w:date="2025-08-26T10:20:00Z" w16du:dateUtc="2025-08-26T07:20:00Z">
        <w:r w:rsidR="005F5E86">
          <w:t>3</w:t>
        </w:r>
      </w:ins>
      <w:del w:id="2904" w:author="Ben Remez" w:date="2025-08-26T09:50:00Z" w16du:dateUtc="2025-08-26T06:50:00Z">
        <w:r w:rsidRPr="00DA1ABF" w:rsidDel="005F07A2">
          <w:delText>1</w:delText>
        </w:r>
      </w:del>
      <w:r w:rsidRPr="00DA1ABF">
        <w:t xml:space="preserve">] Gruver, N., </w:t>
      </w:r>
      <w:proofErr w:type="spellStart"/>
      <w:r w:rsidRPr="00DA1ABF">
        <w:t>Finzi</w:t>
      </w:r>
      <w:proofErr w:type="spellEnd"/>
      <w:r w:rsidRPr="00DA1ABF">
        <w:t xml:space="preserve">, M., Qiu, S., &amp; Wilson, A. G. (2023). Large language models are zero-shot time series forecasters. Advances in Neural Information Processing Systems, 36, 19622-19635. </w:t>
      </w:r>
    </w:p>
    <w:p w14:paraId="3CD6A9C6" w14:textId="2CF77E82" w:rsidR="00DA1ABF" w:rsidRDefault="00DA1ABF" w:rsidP="00DA1ABF">
      <w:pPr>
        <w:ind w:left="357"/>
      </w:pPr>
      <w:r w:rsidRPr="00DA1ABF">
        <w:t>[1</w:t>
      </w:r>
      <w:ins w:id="2905" w:author="Ben Remez" w:date="2025-08-26T10:20:00Z" w16du:dateUtc="2025-08-26T07:20:00Z">
        <w:r w:rsidR="005F5E86">
          <w:t>4</w:t>
        </w:r>
      </w:ins>
      <w:del w:id="2906" w:author="Ben Remez" w:date="2025-08-26T09:50:00Z" w16du:dateUtc="2025-08-26T06:50:00Z">
        <w:r w:rsidRPr="00DA1ABF" w:rsidDel="005F07A2">
          <w:delText>2</w:delText>
        </w:r>
      </w:del>
      <w:r w:rsidRPr="00DA1ABF">
        <w:t xml:space="preserve">] Heuer, Richards J. Psychology of Intelligence Analysis. Center for the Study of Intelligence, 1999 </w:t>
      </w:r>
    </w:p>
    <w:p w14:paraId="1C0FA2C1" w14:textId="0747512E" w:rsidR="00DA1ABF" w:rsidRDefault="00DA1ABF" w:rsidP="00DA1ABF">
      <w:pPr>
        <w:ind w:left="357"/>
      </w:pPr>
      <w:r w:rsidRPr="00DA1ABF">
        <w:t>[1</w:t>
      </w:r>
      <w:ins w:id="2907" w:author="Ben Remez" w:date="2025-08-26T10:20:00Z" w16du:dateUtc="2025-08-26T07:20:00Z">
        <w:r w:rsidR="005F5E86">
          <w:t>5</w:t>
        </w:r>
      </w:ins>
      <w:del w:id="2908" w:author="Ben Remez" w:date="2025-08-26T09:50:00Z" w16du:dateUtc="2025-08-26T06:50:00Z">
        <w:r w:rsidRPr="00DA1ABF" w:rsidDel="005F07A2">
          <w:delText>3</w:delText>
        </w:r>
      </w:del>
      <w:r w:rsidRPr="00DA1ABF">
        <w:t xml:space="preserve">] Hossain, K. T., Harutyunyan, H., Ning, Y., Kennedy, B., Ramakrishnan, N., &amp; Galstyan, A. (2022). Identifying </w:t>
      </w:r>
      <w:del w:id="2909" w:author="Alexander Apartsin" w:date="2025-08-27T11:15:00Z" w16du:dateUtc="2025-08-27T08:15:00Z">
        <w:r w:rsidRPr="00DA1ABF" w:rsidDel="007F6AB9">
          <w:delText>geopolitical event precursors using attention-based</w:delText>
        </w:r>
      </w:del>
      <w:ins w:id="2910" w:author="Alexander Apartsin" w:date="2025-08-27T11:15:00Z" w16du:dateUtc="2025-08-27T08:15:00Z">
        <w:r w:rsidR="007F6AB9">
          <w:t>Geopolitical Event Precursors Using Attention-Based</w:t>
        </w:r>
      </w:ins>
      <w:r w:rsidRPr="00DA1ABF">
        <w:t xml:space="preserve"> LSTMs. Frontiers in Artificial Intelligence, 5, 893875. </w:t>
      </w:r>
    </w:p>
    <w:p w14:paraId="1A71285D" w14:textId="1B96569B" w:rsidR="00DA1ABF" w:rsidRDefault="00DA1ABF" w:rsidP="00DA1ABF">
      <w:pPr>
        <w:ind w:left="357"/>
      </w:pPr>
      <w:r w:rsidRPr="00DA1ABF">
        <w:t>[1</w:t>
      </w:r>
      <w:ins w:id="2911" w:author="Ben Remez" w:date="2025-08-26T10:21:00Z" w16du:dateUtc="2025-08-26T07:21:00Z">
        <w:r w:rsidR="005F5E86">
          <w:t>6</w:t>
        </w:r>
      </w:ins>
      <w:del w:id="2912" w:author="Ben Remez" w:date="2025-08-26T09:50:00Z" w16du:dateUtc="2025-08-26T06:50:00Z">
        <w:r w:rsidRPr="00DA1ABF" w:rsidDel="005F07A2">
          <w:delText>4</w:delText>
        </w:r>
      </w:del>
      <w:r w:rsidRPr="00DA1ABF">
        <w:t xml:space="preserve">] Karvetski, C.W., Olson, K.C., Gantz, D.T. et al. Structuring and analysing competing hypotheses with Bayesian networks for intelligence analysis. EURO J </w:t>
      </w:r>
      <w:proofErr w:type="spellStart"/>
      <w:r w:rsidRPr="00DA1ABF">
        <w:t>Decis</w:t>
      </w:r>
      <w:proofErr w:type="spellEnd"/>
      <w:r w:rsidRPr="00DA1ABF">
        <w:t xml:space="preserve"> Process 1, 205–231 (2013) </w:t>
      </w:r>
    </w:p>
    <w:p w14:paraId="0DE9146B" w14:textId="12CDCA9F" w:rsidR="00DA1ABF" w:rsidRDefault="00DA1ABF" w:rsidP="00DA1ABF">
      <w:pPr>
        <w:ind w:left="357"/>
      </w:pPr>
      <w:r w:rsidRPr="00DA1ABF">
        <w:t>[1</w:t>
      </w:r>
      <w:ins w:id="2913" w:author="Ben Remez" w:date="2025-08-26T10:21:00Z" w16du:dateUtc="2025-08-26T07:21:00Z">
        <w:r w:rsidR="005F5E86">
          <w:t>7</w:t>
        </w:r>
      </w:ins>
      <w:del w:id="2914" w:author="Ben Remez" w:date="2025-08-26T09:50:00Z" w16du:dateUtc="2025-08-26T06:50:00Z">
        <w:r w:rsidRPr="00DA1ABF" w:rsidDel="005F07A2">
          <w:delText>5</w:delText>
        </w:r>
      </w:del>
      <w:r w:rsidRPr="00DA1ABF">
        <w:t xml:space="preserve">] Kejriwal, M. (2021). Link </w:t>
      </w:r>
      <w:del w:id="2915" w:author="Alexander Apartsin" w:date="2025-08-27T11:15:00Z" w16du:dateUtc="2025-08-27T08:15:00Z">
        <w:r w:rsidRPr="00DA1ABF" w:rsidDel="007F6AB9">
          <w:delText>prediction between structured geopolitical events: models and experiments</w:delText>
        </w:r>
      </w:del>
      <w:ins w:id="2916" w:author="Alexander Apartsin" w:date="2025-08-27T11:15:00Z" w16du:dateUtc="2025-08-27T08:15:00Z">
        <w:r w:rsidR="007F6AB9">
          <w:t>Prediction between Structured Geopolitical Events: Models and Experiments</w:t>
        </w:r>
      </w:ins>
      <w:r w:rsidRPr="00DA1ABF">
        <w:t xml:space="preserve">. Frontiers in </w:t>
      </w:r>
      <w:del w:id="2917" w:author="Alexander Apartsin" w:date="2025-08-27T11:21:00Z" w16du:dateUtc="2025-08-27T08:21:00Z">
        <w:r w:rsidRPr="00DA1ABF" w:rsidDel="00BB7CFB">
          <w:delText xml:space="preserve">big </w:delText>
        </w:r>
      </w:del>
      <w:ins w:id="2918" w:author="Alexander Apartsin" w:date="2025-08-27T11:21:00Z" w16du:dateUtc="2025-08-27T08:21:00Z">
        <w:r w:rsidR="00BB7CFB">
          <w:t>Big</w:t>
        </w:r>
        <w:r w:rsidR="00BB7CFB" w:rsidRPr="00DA1ABF">
          <w:t xml:space="preserve"> </w:t>
        </w:r>
      </w:ins>
      <w:r w:rsidRPr="00DA1ABF">
        <w:t xml:space="preserve">Data, 4, 779792. 15 </w:t>
      </w:r>
    </w:p>
    <w:p w14:paraId="27257D41" w14:textId="2739260E" w:rsidR="00DA1ABF" w:rsidRDefault="00DA1ABF" w:rsidP="00DA1ABF">
      <w:pPr>
        <w:ind w:left="357"/>
        <w:rPr>
          <w:ins w:id="2919" w:author="Ben Remez" w:date="2025-08-26T11:15:00Z" w16du:dateUtc="2025-08-26T08:15:00Z"/>
        </w:rPr>
      </w:pPr>
      <w:r w:rsidRPr="00DA1ABF">
        <w:t>[1</w:t>
      </w:r>
      <w:ins w:id="2920" w:author="Ben Remez" w:date="2025-08-26T10:21:00Z" w16du:dateUtc="2025-08-26T07:21:00Z">
        <w:r w:rsidR="005F5E86">
          <w:t>8</w:t>
        </w:r>
      </w:ins>
      <w:del w:id="2921" w:author="Ben Remez" w:date="2025-08-26T09:50:00Z" w16du:dateUtc="2025-08-26T06:50:00Z">
        <w:r w:rsidRPr="00DA1ABF" w:rsidDel="005F07A2">
          <w:delText>6</w:delText>
        </w:r>
      </w:del>
      <w:r w:rsidRPr="00DA1ABF">
        <w:t xml:space="preserve">] Kunkler, K. S., &amp; Roy, T. (2023). Reducing the impact of cognitive bias in decision making: Practical actions for forensic science practitioners. Forensic Science International: Synergy, 7, 100341. </w:t>
      </w:r>
    </w:p>
    <w:p w14:paraId="02AB9160" w14:textId="6FA45CD3" w:rsidR="0002139B" w:rsidRDefault="0002139B" w:rsidP="0002139B">
      <w:pPr>
        <w:ind w:left="357"/>
        <w:rPr>
          <w:ins w:id="2922" w:author="Ben Remez" w:date="2025-08-26T11:25:00Z" w16du:dateUtc="2025-08-26T08:25:00Z"/>
        </w:rPr>
      </w:pPr>
      <w:ins w:id="2923" w:author="Ben Remez" w:date="2025-08-26T11:15:00Z" w16du:dateUtc="2025-08-26T08:15:00Z">
        <w:r>
          <w:t xml:space="preserve">[19] LangChain, </w:t>
        </w:r>
      </w:ins>
      <w:ins w:id="2924" w:author="Ben Remez" w:date="2025-08-26T11:25:00Z" w16du:dateUtc="2025-08-26T08:25:00Z">
        <w:r w:rsidR="005E2D5F">
          <w:fldChar w:fldCharType="begin"/>
        </w:r>
        <w:r w:rsidR="005E2D5F">
          <w:instrText>HYPERLINK "</w:instrText>
        </w:r>
      </w:ins>
      <w:ins w:id="2925" w:author="Ben Remez" w:date="2025-08-26T11:15:00Z" w16du:dateUtc="2025-08-26T08:15:00Z">
        <w:r w:rsidR="005E2D5F" w:rsidRPr="00C85DF5">
          <w:instrText>https://js.langchain.com/docs/concepts/why_langchain/</w:instrText>
        </w:r>
      </w:ins>
      <w:ins w:id="2926" w:author="Ben Remez" w:date="2025-08-26T11:25:00Z" w16du:dateUtc="2025-08-26T08:25:00Z">
        <w:r w:rsidR="005E2D5F">
          <w:instrText>"</w:instrText>
        </w:r>
        <w:r w:rsidR="005E2D5F">
          <w:fldChar w:fldCharType="separate"/>
        </w:r>
      </w:ins>
      <w:ins w:id="2927" w:author="Ben Remez" w:date="2025-08-26T11:15:00Z" w16du:dateUtc="2025-08-26T08:15:00Z">
        <w:r w:rsidR="005E2D5F" w:rsidRPr="00F91F30">
          <w:rPr>
            <w:rStyle w:val="Hyperlink"/>
          </w:rPr>
          <w:t>https://js.langchain.com/docs/concepts/why_langchain/</w:t>
        </w:r>
      </w:ins>
      <w:ins w:id="2928" w:author="Ben Remez" w:date="2025-08-26T11:25:00Z" w16du:dateUtc="2025-08-26T08:25:00Z">
        <w:r w:rsidR="005E2D5F">
          <w:fldChar w:fldCharType="end"/>
        </w:r>
      </w:ins>
    </w:p>
    <w:p w14:paraId="74DAAC2A" w14:textId="5C1F5202" w:rsidR="005E2D5F" w:rsidRDefault="005E2D5F" w:rsidP="005E2D5F">
      <w:pPr>
        <w:ind w:left="357"/>
        <w:rPr>
          <w:ins w:id="2929" w:author="Ben Remez" w:date="2025-08-26T11:31:00Z" w16du:dateUtc="2025-08-26T08:31:00Z"/>
        </w:rPr>
      </w:pPr>
      <w:ins w:id="2930" w:author="Ben Remez" w:date="2025-08-26T11:25:00Z" w16du:dateUtc="2025-08-26T08:25:00Z">
        <w:r>
          <w:t xml:space="preserve">[20] LangChain and Its Role in Building Robust Rag Systems, </w:t>
        </w:r>
        <w:r>
          <w:fldChar w:fldCharType="begin"/>
        </w:r>
        <w:r>
          <w:instrText>HYPERLINK "</w:instrText>
        </w:r>
        <w:r w:rsidRPr="00C85DF5">
          <w:instrText>https://blog.gopenai.com/langchain-and-its-role-in-building-robust-rag-systems-2808b7e5ddb9</w:instrText>
        </w:r>
        <w:r>
          <w:instrText>"</w:instrText>
        </w:r>
        <w:r>
          <w:fldChar w:fldCharType="separate"/>
        </w:r>
        <w:r w:rsidRPr="0007739B">
          <w:rPr>
            <w:rStyle w:val="Hyperlink"/>
          </w:rPr>
          <w:t>https://blog.gopenai.com/langchain-and-its-role-in-building-robust-rag-systems-2808b7e5ddb9</w:t>
        </w:r>
        <w:r>
          <w:fldChar w:fldCharType="end"/>
        </w:r>
      </w:ins>
    </w:p>
    <w:p w14:paraId="4439668A" w14:textId="54D1746A" w:rsidR="00C72EBC" w:rsidRDefault="00C72EBC" w:rsidP="00C72EBC">
      <w:pPr>
        <w:ind w:left="357"/>
      </w:pPr>
      <w:ins w:id="2931" w:author="Ben Remez" w:date="2025-08-26T11:31:00Z" w16du:dateUtc="2025-08-26T08:31:00Z">
        <w:r>
          <w:t xml:space="preserve">[21] </w:t>
        </w:r>
        <w:r w:rsidRPr="00601927">
          <w:t>Mikolov, T., Chen, K., Corrado, G., &amp; Dean, J. (2013). Efficient estimation of word representations in vector space. </w:t>
        </w:r>
        <w:proofErr w:type="spellStart"/>
        <w:r w:rsidRPr="00601927">
          <w:rPr>
            <w:i/>
            <w:iCs/>
          </w:rPr>
          <w:t>arXiv</w:t>
        </w:r>
        <w:proofErr w:type="spellEnd"/>
        <w:r w:rsidRPr="00601927">
          <w:rPr>
            <w:i/>
            <w:iCs/>
          </w:rPr>
          <w:t xml:space="preserve"> preprint arXiv:1301.3781</w:t>
        </w:r>
        <w:r w:rsidRPr="00601927">
          <w:t>.</w:t>
        </w:r>
      </w:ins>
    </w:p>
    <w:p w14:paraId="77D186B1" w14:textId="377341DB" w:rsidR="00DA1ABF" w:rsidRDefault="00DA1ABF" w:rsidP="00DA1ABF">
      <w:pPr>
        <w:ind w:left="357"/>
      </w:pPr>
      <w:r w:rsidRPr="00DA1ABF">
        <w:t>[</w:t>
      </w:r>
      <w:ins w:id="2932" w:author="Ben Remez" w:date="2025-08-26T11:15:00Z" w16du:dateUtc="2025-08-26T08:15:00Z">
        <w:r w:rsidR="0002139B">
          <w:t>2</w:t>
        </w:r>
      </w:ins>
      <w:ins w:id="2933" w:author="Ben Remez" w:date="2025-08-26T11:32:00Z" w16du:dateUtc="2025-08-26T08:32:00Z">
        <w:r w:rsidR="00025630">
          <w:t>2</w:t>
        </w:r>
      </w:ins>
      <w:del w:id="2934" w:author="Ben Remez" w:date="2025-08-26T11:15:00Z" w16du:dateUtc="2025-08-26T08:15:00Z">
        <w:r w:rsidRPr="00DA1ABF" w:rsidDel="0002139B">
          <w:delText>1</w:delText>
        </w:r>
      </w:del>
      <w:del w:id="2935" w:author="Ben Remez" w:date="2025-08-26T09:50:00Z" w16du:dateUtc="2025-08-26T06:50:00Z">
        <w:r w:rsidRPr="00DA1ABF" w:rsidDel="005F07A2">
          <w:delText>7</w:delText>
        </w:r>
      </w:del>
      <w:r w:rsidRPr="00DA1ABF">
        <w:t xml:space="preserve">] Minaee, S., Mikolov, T., Nikzad, N., Chenaghlu, M., Socher, R., Amatriain, X., &amp; Gao, J. (2024). Large Language Models: A Survey. </w:t>
      </w:r>
      <w:proofErr w:type="spellStart"/>
      <w:r w:rsidRPr="00DA1ABF">
        <w:t>arXiv</w:t>
      </w:r>
      <w:proofErr w:type="spellEnd"/>
      <w:r w:rsidRPr="00DA1ABF">
        <w:t xml:space="preserve"> preprint arXiv:2402.06196 </w:t>
      </w:r>
    </w:p>
    <w:p w14:paraId="11ED2057" w14:textId="19FE4DA5" w:rsidR="00DA1ABF" w:rsidRDefault="00DA1ABF" w:rsidP="00DA1ABF">
      <w:pPr>
        <w:ind w:left="357"/>
      </w:pPr>
      <w:r w:rsidRPr="00DA1ABF">
        <w:t>[</w:t>
      </w:r>
      <w:ins w:id="2936" w:author="Ben Remez" w:date="2025-08-26T10:21:00Z" w16du:dateUtc="2025-08-26T07:21:00Z">
        <w:r w:rsidR="005F5E86">
          <w:t>2</w:t>
        </w:r>
      </w:ins>
      <w:ins w:id="2937" w:author="Ben Remez" w:date="2025-08-26T11:32:00Z" w16du:dateUtc="2025-08-26T08:32:00Z">
        <w:r w:rsidR="00025630">
          <w:t>3</w:t>
        </w:r>
      </w:ins>
      <w:del w:id="2938" w:author="Ben Remez" w:date="2025-08-26T09:50:00Z" w16du:dateUtc="2025-08-26T06:50:00Z">
        <w:r w:rsidRPr="00DA1ABF" w:rsidDel="005F07A2">
          <w:delText>8</w:delText>
        </w:r>
      </w:del>
      <w:r w:rsidRPr="00DA1ABF">
        <w:t>] Mirtaheri, M., Abu-El-Haija, S., &amp; Hossain, T. (2019). Tensor-based method for</w:t>
      </w:r>
      <w:ins w:id="2939" w:author="Alexander Apartsin" w:date="2025-08-27T11:16:00Z" w16du:dateUtc="2025-08-27T08:16:00Z">
        <w:r w:rsidR="007F6AB9">
          <w:t xml:space="preserve"> </w:t>
        </w:r>
      </w:ins>
      <w:r w:rsidRPr="00DA1ABF">
        <w:t xml:space="preserve">temporal geopolitical event forecasting. In </w:t>
      </w:r>
      <w:ins w:id="2940" w:author="Alexander Apartsin" w:date="2025-08-27T11:16:00Z" w16du:dateUtc="2025-08-27T08:16:00Z">
        <w:r w:rsidR="007F6AB9">
          <w:t xml:space="preserve">the </w:t>
        </w:r>
      </w:ins>
      <w:r w:rsidRPr="00DA1ABF">
        <w:t xml:space="preserve">ICML Workshop on Learning and Reasoning with </w:t>
      </w:r>
      <w:del w:id="2941" w:author="Alexander Apartsin" w:date="2025-08-27T11:16:00Z" w16du:dateUtc="2025-08-27T08:16:00Z">
        <w:r w:rsidRPr="00DA1ABF" w:rsidDel="007F6AB9">
          <w:delText xml:space="preserve">GraphStructured </w:delText>
        </w:r>
      </w:del>
      <w:ins w:id="2942" w:author="Alexander Apartsin" w:date="2025-08-27T11:16:00Z" w16du:dateUtc="2025-08-27T08:16:00Z">
        <w:r w:rsidR="007F6AB9">
          <w:t>Graph-Structured</w:t>
        </w:r>
        <w:r w:rsidR="007F6AB9" w:rsidRPr="00DA1ABF">
          <w:t xml:space="preserve"> </w:t>
        </w:r>
      </w:ins>
      <w:r w:rsidRPr="00DA1ABF">
        <w:t xml:space="preserve">Data. </w:t>
      </w:r>
    </w:p>
    <w:p w14:paraId="1C4F21CE" w14:textId="1FF551D2" w:rsidR="00DA1ABF" w:rsidRDefault="00DA1ABF" w:rsidP="00DA1ABF">
      <w:pPr>
        <w:ind w:left="357"/>
      </w:pPr>
      <w:r w:rsidRPr="00DA1ABF">
        <w:t>[</w:t>
      </w:r>
      <w:r w:rsidR="005F07A2">
        <w:t>2</w:t>
      </w:r>
      <w:ins w:id="2943" w:author="Ben Remez" w:date="2025-08-26T11:32:00Z" w16du:dateUtc="2025-08-26T08:32:00Z">
        <w:r w:rsidR="00025630">
          <w:t>4</w:t>
        </w:r>
      </w:ins>
      <w:del w:id="2944" w:author="Ben Remez" w:date="2025-08-26T09:50:00Z" w16du:dateUtc="2025-08-26T06:50:00Z">
        <w:r w:rsidRPr="00DA1ABF" w:rsidDel="005F07A2">
          <w:delText>19</w:delText>
        </w:r>
      </w:del>
      <w:r w:rsidRPr="00DA1ABF">
        <w:t xml:space="preserve">] Lidén, M., Thiblin, I., &amp; Dror, I. E. (2023). The role of alternative hypotheses in reducing bias in forensic medical experts’ </w:t>
      </w:r>
      <w:del w:id="2945" w:author="Alexander Apartsin" w:date="2025-08-27T11:21:00Z" w16du:dateUtc="2025-08-27T08:21:00Z">
        <w:r w:rsidRPr="00DA1ABF" w:rsidDel="00BB7CFB">
          <w:delText>decision making</w:delText>
        </w:r>
      </w:del>
      <w:ins w:id="2946" w:author="Alexander Apartsin" w:date="2025-08-27T11:21:00Z" w16du:dateUtc="2025-08-27T08:21:00Z">
        <w:r w:rsidR="00BB7CFB">
          <w:t>decision-making</w:t>
        </w:r>
      </w:ins>
      <w:r w:rsidRPr="00DA1ABF">
        <w:t xml:space="preserve">. Science &amp; Justice, 63(5), 581-587. </w:t>
      </w:r>
    </w:p>
    <w:p w14:paraId="36338071" w14:textId="360560CB" w:rsidR="00DA1ABF" w:rsidRDefault="00DA1ABF" w:rsidP="00DA1ABF">
      <w:pPr>
        <w:ind w:left="357"/>
      </w:pPr>
      <w:r w:rsidRPr="00DA1ABF">
        <w:t>[2</w:t>
      </w:r>
      <w:ins w:id="2947" w:author="Ben Remez" w:date="2025-08-26T11:32:00Z" w16du:dateUtc="2025-08-26T08:32:00Z">
        <w:r w:rsidR="00025630">
          <w:t>5</w:t>
        </w:r>
      </w:ins>
      <w:del w:id="2948" w:author="Ben Remez" w:date="2025-08-26T09:50:00Z" w16du:dateUtc="2025-08-26T06:50:00Z">
        <w:r w:rsidRPr="00DA1ABF" w:rsidDel="005F07A2">
          <w:delText>0</w:delText>
        </w:r>
      </w:del>
      <w:r w:rsidRPr="00DA1ABF">
        <w:t xml:space="preserve">] MacLean, C. L. (2022). Cognitive bias in workplace investigation: Problems, perspectives and proposed solutions. Applied Ergonomics, 105, 103860. </w:t>
      </w:r>
    </w:p>
    <w:p w14:paraId="7421AA30" w14:textId="02EC4463" w:rsidR="00DA1ABF" w:rsidRDefault="00DA1ABF" w:rsidP="00DA1ABF">
      <w:pPr>
        <w:ind w:left="357"/>
      </w:pPr>
      <w:r w:rsidRPr="00DA1ABF">
        <w:t>[2</w:t>
      </w:r>
      <w:ins w:id="2949" w:author="Ben Remez" w:date="2025-08-26T11:32:00Z" w16du:dateUtc="2025-08-26T08:32:00Z">
        <w:r w:rsidR="00025630">
          <w:t>6</w:t>
        </w:r>
      </w:ins>
      <w:del w:id="2950" w:author="Ben Remez" w:date="2025-08-26T09:50:00Z" w16du:dateUtc="2025-08-26T06:50:00Z">
        <w:r w:rsidRPr="00DA1ABF" w:rsidDel="005F07A2">
          <w:delText>1</w:delText>
        </w:r>
      </w:del>
      <w:r w:rsidRPr="00DA1ABF">
        <w:t xml:space="preserve">] Martyn, P. (2021). Using Quantitative Analytical Methods to Support Qualitative Data Analysis: Lessons Learnt During a PhD Study. Accounting, Finance &amp; Governance Review, 27, 70-80. </w:t>
      </w:r>
    </w:p>
    <w:p w14:paraId="4E13BEF3" w14:textId="38251D56" w:rsidR="00DA1ABF" w:rsidRDefault="00DA1ABF" w:rsidP="00DA1ABF">
      <w:pPr>
        <w:ind w:left="357"/>
      </w:pPr>
      <w:r w:rsidRPr="00DA1ABF">
        <w:lastRenderedPageBreak/>
        <w:t>[2</w:t>
      </w:r>
      <w:ins w:id="2951" w:author="Ben Remez" w:date="2025-08-26T11:32:00Z" w16du:dateUtc="2025-08-26T08:32:00Z">
        <w:r w:rsidR="00025630">
          <w:t>7</w:t>
        </w:r>
      </w:ins>
      <w:del w:id="2952" w:author="Ben Remez" w:date="2025-08-26T09:50:00Z" w16du:dateUtc="2025-08-26T06:50:00Z">
        <w:r w:rsidRPr="00DA1ABF" w:rsidDel="005F07A2">
          <w:delText>2</w:delText>
        </w:r>
      </w:del>
      <w:r w:rsidRPr="00DA1ABF">
        <w:t xml:space="preserve">] Meerveld, H. W., Lindelauf, R. H. A., Postma, E. O., &amp; Postma, M. (2023). The </w:t>
      </w:r>
      <w:del w:id="2953" w:author="Alexander Apartsin" w:date="2025-08-27T11:21:00Z" w16du:dateUtc="2025-08-27T08:21:00Z">
        <w:r w:rsidRPr="00DA1ABF" w:rsidDel="00BB7CFB">
          <w:delText>irresponsibility of not using AI in the military</w:delText>
        </w:r>
      </w:del>
      <w:ins w:id="2954" w:author="Alexander Apartsin" w:date="2025-08-27T11:21:00Z" w16du:dateUtc="2025-08-27T08:21:00Z">
        <w:r w:rsidR="00BB7CFB">
          <w:t>Irresponsibility of Not Utilizing AI in the Military</w:t>
        </w:r>
      </w:ins>
      <w:r w:rsidRPr="00DA1ABF">
        <w:t xml:space="preserve">. Ethics and Information Technology, 25(1), 14. </w:t>
      </w:r>
    </w:p>
    <w:p w14:paraId="6CC16A7E" w14:textId="77F17E86" w:rsidR="00DA1ABF" w:rsidRDefault="00DA1ABF" w:rsidP="00DA1ABF">
      <w:pPr>
        <w:ind w:left="357"/>
      </w:pPr>
      <w:r w:rsidRPr="00DA1ABF">
        <w:t>[2</w:t>
      </w:r>
      <w:ins w:id="2955" w:author="Ben Remez" w:date="2025-08-26T11:32:00Z" w16du:dateUtc="2025-08-26T08:32:00Z">
        <w:r w:rsidR="00025630">
          <w:t>8</w:t>
        </w:r>
      </w:ins>
      <w:del w:id="2956" w:author="Ben Remez" w:date="2025-08-26T09:51:00Z" w16du:dateUtc="2025-08-26T06:51:00Z">
        <w:r w:rsidRPr="00DA1ABF" w:rsidDel="005F07A2">
          <w:delText>3</w:delText>
        </w:r>
      </w:del>
      <w:r w:rsidRPr="00DA1ABF">
        <w:t xml:space="preserve">] Multi-Agent LLM Applications | A Review of Current Research, Tools, and Challenges, </w:t>
      </w:r>
      <w:hyperlink r:id="rId22" w:history="1">
        <w:r w:rsidRPr="009C6830">
          <w:rPr>
            <w:rStyle w:val="Hyperlink"/>
          </w:rPr>
          <w:t>https://newsletter.victordibia.com/p/multi-agent-llm-applications-a-review</w:t>
        </w:r>
      </w:hyperlink>
      <w:r w:rsidRPr="00DA1ABF">
        <w:t xml:space="preserve"> </w:t>
      </w:r>
    </w:p>
    <w:p w14:paraId="11856E4E" w14:textId="362FB7AC" w:rsidR="00DA1ABF" w:rsidRDefault="00DA1ABF" w:rsidP="00DA1ABF">
      <w:pPr>
        <w:ind w:firstLine="357"/>
      </w:pPr>
      <w:r w:rsidRPr="00DA1ABF">
        <w:t>[2</w:t>
      </w:r>
      <w:ins w:id="2957" w:author="Ben Remez" w:date="2025-08-26T11:32:00Z" w16du:dateUtc="2025-08-26T08:32:00Z">
        <w:r w:rsidR="00025630">
          <w:t>9</w:t>
        </w:r>
      </w:ins>
      <w:del w:id="2958" w:author="Ben Remez" w:date="2025-08-26T09:51:00Z" w16du:dateUtc="2025-08-26T06:51:00Z">
        <w:r w:rsidRPr="00DA1ABF" w:rsidDel="005F07A2">
          <w:delText>4</w:delText>
        </w:r>
      </w:del>
      <w:r w:rsidRPr="00DA1ABF">
        <w:t xml:space="preserve">] Robust Decision-Making, </w:t>
      </w:r>
      <w:hyperlink r:id="rId23" w:history="1">
        <w:r w:rsidRPr="009C6830">
          <w:rPr>
            <w:rStyle w:val="Hyperlink"/>
          </w:rPr>
          <w:t>https://en.wikipedia.org/wiki/Robust_decision-making</w:t>
        </w:r>
      </w:hyperlink>
      <w:r w:rsidRPr="00DA1ABF">
        <w:t xml:space="preserve"> </w:t>
      </w:r>
    </w:p>
    <w:p w14:paraId="34475018" w14:textId="4E9964E0" w:rsidR="00DA1ABF" w:rsidRDefault="00DA1ABF" w:rsidP="00DA1ABF">
      <w:pPr>
        <w:ind w:firstLine="357"/>
      </w:pPr>
      <w:r w:rsidRPr="00DA1ABF">
        <w:t>[</w:t>
      </w:r>
      <w:ins w:id="2959" w:author="Ben Remez" w:date="2025-08-26T11:32:00Z" w16du:dateUtc="2025-08-26T08:32:00Z">
        <w:r w:rsidR="00025630">
          <w:t>30</w:t>
        </w:r>
      </w:ins>
      <w:del w:id="2960" w:author="Ben Remez" w:date="2025-08-26T11:32:00Z" w16du:dateUtc="2025-08-26T08:32:00Z">
        <w:r w:rsidRPr="00DA1ABF" w:rsidDel="00025630">
          <w:delText>2</w:delText>
        </w:r>
      </w:del>
      <w:del w:id="2961" w:author="Ben Remez" w:date="2025-08-26T09:51:00Z" w16du:dateUtc="2025-08-26T06:51:00Z">
        <w:r w:rsidRPr="00DA1ABF" w:rsidDel="005F07A2">
          <w:delText>5</w:delText>
        </w:r>
      </w:del>
      <w:r w:rsidRPr="00DA1ABF">
        <w:t xml:space="preserve">] RootClaim, </w:t>
      </w:r>
      <w:hyperlink r:id="rId24" w:history="1">
        <w:r w:rsidRPr="009C6830">
          <w:rPr>
            <w:rStyle w:val="Hyperlink"/>
          </w:rPr>
          <w:t>https://www.rootclaim.com/</w:t>
        </w:r>
      </w:hyperlink>
      <w:r w:rsidRPr="00DA1ABF">
        <w:t xml:space="preserve"> </w:t>
      </w:r>
    </w:p>
    <w:p w14:paraId="2E50F3F6" w14:textId="6A299253" w:rsidR="00DA1ABF" w:rsidRDefault="00DA1ABF" w:rsidP="00DA1ABF">
      <w:pPr>
        <w:ind w:left="357"/>
      </w:pPr>
      <w:r w:rsidRPr="00DA1ABF">
        <w:t>[</w:t>
      </w:r>
      <w:ins w:id="2962" w:author="Ben Remez" w:date="2025-08-26T11:26:00Z" w16du:dateUtc="2025-08-26T08:26:00Z">
        <w:r w:rsidR="005E2D5F">
          <w:t>3</w:t>
        </w:r>
      </w:ins>
      <w:ins w:id="2963" w:author="Ben Remez" w:date="2025-08-26T11:32:00Z" w16du:dateUtc="2025-08-26T08:32:00Z">
        <w:r w:rsidR="00025630">
          <w:t>1</w:t>
        </w:r>
      </w:ins>
      <w:del w:id="2964" w:author="Ben Remez" w:date="2025-08-26T11:26:00Z" w16du:dateUtc="2025-08-26T08:26:00Z">
        <w:r w:rsidRPr="00DA1ABF" w:rsidDel="005E2D5F">
          <w:delText>2</w:delText>
        </w:r>
      </w:del>
      <w:del w:id="2965" w:author="Ben Remez" w:date="2025-08-26T09:51:00Z" w16du:dateUtc="2025-08-26T06:51:00Z">
        <w:r w:rsidRPr="00DA1ABF" w:rsidDel="005F07A2">
          <w:delText>6</w:delText>
        </w:r>
      </w:del>
      <w:r w:rsidRPr="00DA1ABF">
        <w:t xml:space="preserve">] Roy, D., Srivastava, R., Jat, M., &amp; Karaca, M. S. (2022). A complete overview of analytics techniques: descriptive, predictive, and prescriptive. Decision intelligence analytics and the implementation of strategic business management, 15-30. </w:t>
      </w:r>
    </w:p>
    <w:p w14:paraId="49C2DA41" w14:textId="60736061" w:rsidR="00DA1ABF" w:rsidRDefault="00DA1ABF" w:rsidP="00DA1ABF">
      <w:pPr>
        <w:ind w:left="357"/>
      </w:pPr>
      <w:r w:rsidRPr="00DA1ABF">
        <w:t>[</w:t>
      </w:r>
      <w:ins w:id="2966" w:author="Ben Remez" w:date="2025-08-26T11:16:00Z" w16du:dateUtc="2025-08-26T08:16:00Z">
        <w:r w:rsidR="0002139B">
          <w:t>3</w:t>
        </w:r>
      </w:ins>
      <w:ins w:id="2967" w:author="Ben Remez" w:date="2025-08-26T11:32:00Z" w16du:dateUtc="2025-08-26T08:32:00Z">
        <w:r w:rsidR="00025630">
          <w:t>2</w:t>
        </w:r>
      </w:ins>
      <w:del w:id="2968" w:author="Ben Remez" w:date="2025-08-26T11:16:00Z" w16du:dateUtc="2025-08-26T08:16:00Z">
        <w:r w:rsidRPr="00DA1ABF" w:rsidDel="0002139B">
          <w:delText>2</w:delText>
        </w:r>
      </w:del>
      <w:del w:id="2969" w:author="Ben Remez" w:date="2025-08-26T09:51:00Z" w16du:dateUtc="2025-08-26T06:51:00Z">
        <w:r w:rsidRPr="00DA1ABF" w:rsidDel="005F07A2">
          <w:delText>7</w:delText>
        </w:r>
      </w:del>
      <w:r w:rsidRPr="00DA1ABF">
        <w:t xml:space="preserve">] Su, J., Jiang, C., Jin, X., Qiao, Y., Xiao, T., Ma, H., Wei, R., Jing, Z., Xu, J., &amp; Lin, J. (2024). Large language models for forecasting and anomaly detection: A systematic literature review. </w:t>
      </w:r>
      <w:proofErr w:type="spellStart"/>
      <w:r w:rsidRPr="00DA1ABF">
        <w:t>arXiv</w:t>
      </w:r>
      <w:proofErr w:type="spellEnd"/>
      <w:r w:rsidRPr="00DA1ABF">
        <w:t xml:space="preserve"> preprint arXiv:2402.10350. </w:t>
      </w:r>
    </w:p>
    <w:p w14:paraId="7DD656B8" w14:textId="63223F77" w:rsidR="00DA1ABF" w:rsidRDefault="00DA1ABF" w:rsidP="00DA1ABF">
      <w:pPr>
        <w:ind w:left="357"/>
        <w:rPr>
          <w:ins w:id="2970" w:author="Ben Remez" w:date="2025-08-26T11:36:00Z" w16du:dateUtc="2025-08-26T08:36:00Z"/>
        </w:rPr>
      </w:pPr>
      <w:r w:rsidRPr="00DA1ABF">
        <w:t>[</w:t>
      </w:r>
      <w:ins w:id="2971" w:author="Ben Remez" w:date="2025-08-26T10:23:00Z" w16du:dateUtc="2025-08-26T07:23:00Z">
        <w:r w:rsidR="005F5E86">
          <w:t>3</w:t>
        </w:r>
      </w:ins>
      <w:ins w:id="2972" w:author="Ben Remez" w:date="2025-08-26T11:32:00Z" w16du:dateUtc="2025-08-26T08:32:00Z">
        <w:r w:rsidR="00025630">
          <w:t>3</w:t>
        </w:r>
      </w:ins>
      <w:del w:id="2973" w:author="Ben Remez" w:date="2025-08-26T09:51:00Z" w16du:dateUtc="2025-08-26T06:51:00Z">
        <w:r w:rsidRPr="00DA1ABF" w:rsidDel="005F07A2">
          <w:delText>8</w:delText>
        </w:r>
      </w:del>
      <w:r w:rsidRPr="00DA1ABF">
        <w:t xml:space="preserve">] Tan, M., Merrill, M., Gupta, V., Althoff, T., &amp; Hartvigsen, T. (2025). Are language models </w:t>
      </w:r>
      <w:proofErr w:type="gramStart"/>
      <w:r w:rsidRPr="00DA1ABF">
        <w:t>actually useful</w:t>
      </w:r>
      <w:proofErr w:type="gramEnd"/>
      <w:r w:rsidRPr="00DA1ABF">
        <w:t xml:space="preserve"> for time series </w:t>
      </w:r>
      <w:del w:id="2974" w:author="Alexander Apartsin" w:date="2025-08-27T11:17:00Z" w16du:dateUtc="2025-08-27T08:17:00Z">
        <w:r w:rsidRPr="00DA1ABF" w:rsidDel="007F6AB9">
          <w:delText>forecasting?.</w:delText>
        </w:r>
      </w:del>
      <w:ins w:id="2975" w:author="Alexander Apartsin" w:date="2025-08-27T11:17:00Z" w16du:dateUtc="2025-08-27T08:17:00Z">
        <w:r w:rsidR="007F6AB9" w:rsidRPr="00DA1ABF">
          <w:t>forecasting?</w:t>
        </w:r>
      </w:ins>
      <w:r w:rsidRPr="00DA1ABF">
        <w:t xml:space="preserve"> Advances in Neural Information Processing Systems, 37, 60162- 60191. </w:t>
      </w:r>
    </w:p>
    <w:p w14:paraId="62EAFDEF" w14:textId="0646F3F6" w:rsidR="0080558A" w:rsidRDefault="0080558A" w:rsidP="0080558A">
      <w:pPr>
        <w:ind w:left="357"/>
      </w:pPr>
      <w:ins w:id="2976" w:author="Ben Remez" w:date="2025-08-26T11:36:00Z" w16du:dateUtc="2025-08-26T08:36:00Z">
        <w:r>
          <w:t>[3</w:t>
        </w:r>
      </w:ins>
      <w:ins w:id="2977" w:author="Ben Remez" w:date="2025-08-26T11:37:00Z" w16du:dateUtc="2025-08-26T08:37:00Z">
        <w:r>
          <w:t>4</w:t>
        </w:r>
      </w:ins>
      <w:ins w:id="2978" w:author="Ben Remez" w:date="2025-08-26T11:36:00Z" w16du:dateUtc="2025-08-26T08:36:00Z">
        <w:r>
          <w:t xml:space="preserve">] Top 7 Best Vector Databases, DataCamp, </w:t>
        </w:r>
        <w:r>
          <w:fldChar w:fldCharType="begin"/>
        </w:r>
        <w:r>
          <w:instrText>HYPERLINK "</w:instrText>
        </w:r>
        <w:r w:rsidRPr="00B512CB">
          <w:instrText>https://www.datacamp.com/blog/the-top-5-vector-databases</w:instrText>
        </w:r>
        <w:r>
          <w:instrText>"</w:instrText>
        </w:r>
        <w:r>
          <w:fldChar w:fldCharType="separate"/>
        </w:r>
        <w:r w:rsidRPr="006717B2">
          <w:rPr>
            <w:rStyle w:val="Hyperlink"/>
          </w:rPr>
          <w:t>https://www.datacamp.com/blog/the-top-5-vector-databases</w:t>
        </w:r>
        <w:r>
          <w:fldChar w:fldCharType="end"/>
        </w:r>
      </w:ins>
    </w:p>
    <w:p w14:paraId="519F1A88" w14:textId="2D4A3428" w:rsidR="00DA1ABF" w:rsidRDefault="00DA1ABF" w:rsidP="00DA1ABF">
      <w:pPr>
        <w:ind w:left="357"/>
      </w:pPr>
      <w:r w:rsidRPr="00DA1ABF">
        <w:t>[</w:t>
      </w:r>
      <w:r w:rsidR="005F07A2">
        <w:t>3</w:t>
      </w:r>
      <w:ins w:id="2979" w:author="Ben Remez" w:date="2025-08-26T11:37:00Z" w16du:dateUtc="2025-08-26T08:37:00Z">
        <w:r w:rsidR="0080558A">
          <w:t>5</w:t>
        </w:r>
      </w:ins>
      <w:del w:id="2980" w:author="Ben Remez" w:date="2025-08-26T09:51:00Z" w16du:dateUtc="2025-08-26T06:51:00Z">
        <w:r w:rsidRPr="00DA1ABF" w:rsidDel="005F07A2">
          <w:delText>29</w:delText>
        </w:r>
      </w:del>
      <w:r w:rsidRPr="00DA1ABF">
        <w:t xml:space="preserve">] Whitesmith, Martha. Cognitive Bias in Intelligence Analysis: Testing the Analysis of Competing Hypotheses Method. Edinburgh University Press, 2020 </w:t>
      </w:r>
    </w:p>
    <w:p w14:paraId="357F1300" w14:textId="1CDAC580" w:rsidR="00DA1ABF" w:rsidRDefault="00DA1ABF" w:rsidP="00DA1ABF">
      <w:pPr>
        <w:ind w:left="357"/>
      </w:pPr>
      <w:r w:rsidRPr="00DA1ABF">
        <w:t>[3</w:t>
      </w:r>
      <w:ins w:id="2981" w:author="Ben Remez" w:date="2025-08-26T11:37:00Z" w16du:dateUtc="2025-08-26T08:37:00Z">
        <w:r w:rsidR="0080558A">
          <w:t>6</w:t>
        </w:r>
      </w:ins>
      <w:del w:id="2982" w:author="Ben Remez" w:date="2025-08-26T09:51:00Z" w16du:dateUtc="2025-08-26T06:51:00Z">
        <w:r w:rsidRPr="00DA1ABF" w:rsidDel="005F07A2">
          <w:delText>0</w:delText>
        </w:r>
      </w:del>
      <w:r w:rsidRPr="00DA1ABF">
        <w:t xml:space="preserve">] Xepapadeas, A. (2024). Uncertainty and climate change: The IPCC approach vs decision theory. Journal of </w:t>
      </w:r>
      <w:del w:id="2983" w:author="Alexander Apartsin" w:date="2025-08-27T11:17:00Z" w16du:dateUtc="2025-08-27T08:17:00Z">
        <w:r w:rsidRPr="00DA1ABF" w:rsidDel="007F6AB9">
          <w:delText>Behavioral</w:delText>
        </w:r>
      </w:del>
      <w:ins w:id="2984" w:author="Alexander Apartsin" w:date="2025-08-27T11:17:00Z" w16du:dateUtc="2025-08-27T08:17:00Z">
        <w:r w:rsidR="007F6AB9" w:rsidRPr="00DA1ABF">
          <w:t>Behavioural</w:t>
        </w:r>
      </w:ins>
      <w:r w:rsidRPr="00DA1ABF">
        <w:t xml:space="preserve"> and Experimental Economics, 109, 102188. </w:t>
      </w:r>
    </w:p>
    <w:p w14:paraId="08937FCD" w14:textId="6244E7B5" w:rsidR="00DA1ABF" w:rsidRDefault="00DA1ABF" w:rsidP="00DA1ABF">
      <w:pPr>
        <w:ind w:left="357"/>
        <w:rPr>
          <w:ins w:id="2985" w:author="Ben Remez" w:date="2025-08-24T21:54:00Z" w16du:dateUtc="2025-08-24T18:54:00Z"/>
        </w:rPr>
      </w:pPr>
      <w:r w:rsidRPr="00DA1ABF">
        <w:t>[3</w:t>
      </w:r>
      <w:ins w:id="2986" w:author="Ben Remez" w:date="2025-08-26T11:37:00Z" w16du:dateUtc="2025-08-26T08:37:00Z">
        <w:r w:rsidR="0080558A">
          <w:t>7</w:t>
        </w:r>
      </w:ins>
      <w:del w:id="2987" w:author="Ben Remez" w:date="2025-08-26T09:51:00Z" w16du:dateUtc="2025-08-26T06:51:00Z">
        <w:r w:rsidRPr="00DA1ABF" w:rsidDel="005F07A2">
          <w:delText>1</w:delText>
        </w:r>
      </w:del>
      <w:r w:rsidRPr="00DA1ABF">
        <w:t xml:space="preserve">] Ye, C., Hu, Z., Deng, Y., Huang, Z., Ma, M. D., Zhu, Y., &amp; Wang, W. (2024). Mirai: Evaluating </w:t>
      </w:r>
      <w:del w:id="2988" w:author="Alexander Apartsin" w:date="2025-08-27T11:17:00Z" w16du:dateUtc="2025-08-27T08:17:00Z">
        <w:r w:rsidRPr="00DA1ABF" w:rsidDel="007F6AB9">
          <w:delText xml:space="preserve">llm </w:delText>
        </w:r>
      </w:del>
      <w:ins w:id="2989" w:author="Alexander Apartsin" w:date="2025-08-27T11:17:00Z" w16du:dateUtc="2025-08-27T08:17:00Z">
        <w:r w:rsidR="007F6AB9">
          <w:t>LLM</w:t>
        </w:r>
        <w:r w:rsidR="007F6AB9" w:rsidRPr="00DA1ABF">
          <w:t xml:space="preserve"> </w:t>
        </w:r>
      </w:ins>
      <w:r w:rsidRPr="00DA1ABF">
        <w:t xml:space="preserve">agents for event forecasting. </w:t>
      </w:r>
      <w:proofErr w:type="spellStart"/>
      <w:r w:rsidRPr="00DA1ABF">
        <w:t>arXiv</w:t>
      </w:r>
      <w:proofErr w:type="spellEnd"/>
      <w:r w:rsidRPr="00DA1ABF">
        <w:t xml:space="preserve"> preprint arXiv:2407.01231.</w:t>
      </w:r>
    </w:p>
    <w:p w14:paraId="0509A456" w14:textId="77777777" w:rsidR="00604F3F" w:rsidRDefault="00604F3F" w:rsidP="00913BEE">
      <w:pPr>
        <w:ind w:left="357"/>
        <w:rPr>
          <w:ins w:id="2990" w:author="Ben Remez" w:date="2025-08-26T00:28:00Z" w16du:dateUtc="2025-08-25T21:28:00Z"/>
        </w:rPr>
      </w:pPr>
    </w:p>
    <w:p w14:paraId="1C30D7EB" w14:textId="77777777" w:rsidR="00604F3F" w:rsidRDefault="00604F3F" w:rsidP="00913BEE">
      <w:pPr>
        <w:ind w:left="357"/>
        <w:rPr>
          <w:ins w:id="2991" w:author="Ben Remez" w:date="2025-08-26T01:04:00Z" w16du:dateUtc="2025-08-25T22:04:00Z"/>
        </w:rPr>
      </w:pPr>
    </w:p>
    <w:p w14:paraId="4080C602" w14:textId="77777777" w:rsidR="00325F30" w:rsidRDefault="00325F30" w:rsidP="00913BEE">
      <w:pPr>
        <w:ind w:left="357"/>
        <w:rPr>
          <w:ins w:id="2992" w:author="Ben Remez" w:date="2025-08-26T01:04:00Z" w16du:dateUtc="2025-08-25T22:04:00Z"/>
        </w:rPr>
      </w:pPr>
    </w:p>
    <w:p w14:paraId="2C1627D4" w14:textId="77777777" w:rsidR="00325F30" w:rsidRDefault="00325F30" w:rsidP="00913BEE">
      <w:pPr>
        <w:ind w:left="357"/>
        <w:rPr>
          <w:ins w:id="2993" w:author="Ben Remez" w:date="2025-08-26T11:37:00Z" w16du:dateUtc="2025-08-26T08:37:00Z"/>
        </w:rPr>
      </w:pPr>
    </w:p>
    <w:p w14:paraId="33305F78" w14:textId="77777777" w:rsidR="0080558A" w:rsidRDefault="0080558A" w:rsidP="00913BEE">
      <w:pPr>
        <w:ind w:left="357"/>
        <w:rPr>
          <w:ins w:id="2994" w:author="Ben Remez" w:date="2025-08-26T11:37:00Z" w16du:dateUtc="2025-08-26T08:37:00Z"/>
        </w:rPr>
      </w:pPr>
    </w:p>
    <w:p w14:paraId="018A8764" w14:textId="77777777" w:rsidR="0080558A" w:rsidRDefault="0080558A" w:rsidP="00913BEE">
      <w:pPr>
        <w:ind w:left="357"/>
        <w:rPr>
          <w:ins w:id="2995" w:author="Ben Remez" w:date="2025-08-26T11:37:00Z" w16du:dateUtc="2025-08-26T08:37:00Z"/>
        </w:rPr>
      </w:pPr>
    </w:p>
    <w:p w14:paraId="62791A47" w14:textId="77777777" w:rsidR="0080558A" w:rsidRDefault="0080558A" w:rsidP="00913BEE">
      <w:pPr>
        <w:ind w:left="357"/>
        <w:rPr>
          <w:ins w:id="2996" w:author="Ben Remez" w:date="2025-08-26T00:28:00Z" w16du:dateUtc="2025-08-25T21:28:00Z"/>
        </w:rPr>
      </w:pPr>
    </w:p>
    <w:p w14:paraId="0F9ADB28" w14:textId="40F05E3E" w:rsidR="00604F3F" w:rsidRDefault="00604F3F">
      <w:pPr>
        <w:pStyle w:val="Heading1"/>
        <w:numPr>
          <w:ilvl w:val="0"/>
          <w:numId w:val="14"/>
        </w:numPr>
        <w:ind w:left="357" w:hanging="357"/>
        <w:rPr>
          <w:ins w:id="2997" w:author="Ben Remez" w:date="2025-08-26T00:29:00Z" w16du:dateUtc="2025-08-25T21:29:00Z"/>
        </w:rPr>
        <w:pPrChange w:id="2998" w:author="Ben Remez" w:date="2025-08-26T00:43:00Z" w16du:dateUtc="2025-08-25T21:43:00Z">
          <w:pPr>
            <w:pStyle w:val="Heading1"/>
          </w:pPr>
        </w:pPrChange>
      </w:pPr>
      <w:bookmarkStart w:id="2999" w:name="_Toc207063007"/>
      <w:ins w:id="3000" w:author="Ben Remez" w:date="2025-08-26T00:28:00Z" w16du:dateUtc="2025-08-25T21:28:00Z">
        <w:r>
          <w:t>Appendix A</w:t>
        </w:r>
      </w:ins>
      <w:ins w:id="3001" w:author="Ben Remez" w:date="2025-08-26T00:29:00Z" w16du:dateUtc="2025-08-25T21:29:00Z">
        <w:r>
          <w:t xml:space="preserve"> – Deep Analysis Prompt</w:t>
        </w:r>
        <w:bookmarkEnd w:id="2999"/>
      </w:ins>
    </w:p>
    <w:p w14:paraId="55B262B4" w14:textId="0B73A1ED" w:rsidR="00A837F8" w:rsidRPr="00A837F8" w:rsidRDefault="00A837F8" w:rsidP="007F6AB9">
      <w:pPr>
        <w:spacing w:after="120" w:line="240" w:lineRule="auto"/>
        <w:ind w:firstLine="720"/>
        <w:jc w:val="both"/>
        <w:rPr>
          <w:ins w:id="3002" w:author="Ben Remez" w:date="2025-08-26T00:29:00Z" w16du:dateUtc="2025-08-25T21:29:00Z"/>
          <w:i/>
          <w:iCs/>
          <w:sz w:val="24"/>
          <w:szCs w:val="24"/>
          <w:rPrChange w:id="3003" w:author="Ben Remez" w:date="2025-08-26T00:30:00Z" w16du:dateUtc="2025-08-25T21:30:00Z">
            <w:rPr>
              <w:ins w:id="3004" w:author="Ben Remez" w:date="2025-08-26T00:29:00Z" w16du:dateUtc="2025-08-25T21:29:00Z"/>
              <w:sz w:val="24"/>
              <w:szCs w:val="24"/>
            </w:rPr>
          </w:rPrChange>
        </w:rPr>
        <w:pPrChange w:id="3005" w:author="Alexander Apartsin" w:date="2025-08-27T11:17:00Z" w16du:dateUtc="2025-08-27T08:17:00Z">
          <w:pPr/>
        </w:pPrChange>
      </w:pPr>
      <w:ins w:id="3006" w:author="Ben Remez" w:date="2025-08-26T00:30:00Z" w16du:dateUtc="2025-08-25T21:30:00Z">
        <w:r>
          <w:rPr>
            <w:i/>
            <w:iCs/>
            <w:sz w:val="24"/>
            <w:szCs w:val="24"/>
          </w:rPr>
          <w:t>“</w:t>
        </w:r>
      </w:ins>
      <w:ins w:id="3007" w:author="Ben Remez" w:date="2025-08-26T00:29:00Z" w16du:dateUtc="2025-08-25T21:29:00Z">
        <w:r w:rsidRPr="00A837F8">
          <w:rPr>
            <w:i/>
            <w:iCs/>
            <w:sz w:val="24"/>
            <w:szCs w:val="24"/>
            <w:rPrChange w:id="3008" w:author="Ben Remez" w:date="2025-08-26T00:30:00Z" w16du:dateUtc="2025-08-25T21:30:00Z">
              <w:rPr>
                <w:sz w:val="24"/>
                <w:szCs w:val="24"/>
              </w:rPr>
            </w:rPrChange>
          </w:rPr>
          <w:t xml:space="preserve">You are a geopolitical analyst. Your task is to assess international news articles and forecast the nature of future relations between two countries, based on </w:t>
        </w:r>
      </w:ins>
      <w:ins w:id="3009" w:author="Alexander Apartsin" w:date="2025-08-27T11:21:00Z" w16du:dateUtc="2025-08-27T08:21:00Z">
        <w:r w:rsidR="00BB7CFB">
          <w:rPr>
            <w:i/>
            <w:iCs/>
            <w:sz w:val="24"/>
            <w:szCs w:val="24"/>
          </w:rPr>
          <w:t xml:space="preserve">the </w:t>
        </w:r>
      </w:ins>
      <w:ins w:id="3010" w:author="Ben Remez" w:date="2025-08-26T00:29:00Z" w16du:dateUtc="2025-08-25T21:29:00Z">
        <w:r w:rsidRPr="00A837F8">
          <w:rPr>
            <w:i/>
            <w:iCs/>
            <w:sz w:val="24"/>
            <w:szCs w:val="24"/>
            <w:rPrChange w:id="3011" w:author="Ben Remez" w:date="2025-08-26T00:30:00Z" w16du:dateUtc="2025-08-25T21:30:00Z">
              <w:rPr>
                <w:sz w:val="24"/>
                <w:szCs w:val="24"/>
              </w:rPr>
            </w:rPrChange>
          </w:rPr>
          <w:t>textual context.</w:t>
        </w:r>
      </w:ins>
    </w:p>
    <w:p w14:paraId="6FDEC2B4" w14:textId="7965A81D" w:rsidR="00A837F8" w:rsidRPr="00A837F8" w:rsidRDefault="00A837F8" w:rsidP="007F6AB9">
      <w:pPr>
        <w:spacing w:after="120" w:line="240" w:lineRule="auto"/>
        <w:jc w:val="both"/>
        <w:rPr>
          <w:ins w:id="3012" w:author="Ben Remez" w:date="2025-08-26T00:29:00Z" w16du:dateUtc="2025-08-25T21:29:00Z"/>
          <w:i/>
          <w:iCs/>
          <w:sz w:val="24"/>
          <w:szCs w:val="24"/>
          <w:rPrChange w:id="3013" w:author="Ben Remez" w:date="2025-08-26T00:30:00Z" w16du:dateUtc="2025-08-25T21:30:00Z">
            <w:rPr>
              <w:ins w:id="3014" w:author="Ben Remez" w:date="2025-08-26T00:29:00Z" w16du:dateUtc="2025-08-25T21:29:00Z"/>
              <w:sz w:val="24"/>
              <w:szCs w:val="24"/>
            </w:rPr>
          </w:rPrChange>
        </w:rPr>
        <w:pPrChange w:id="3015" w:author="Alexander Apartsin" w:date="2025-08-27T11:17:00Z" w16du:dateUtc="2025-08-27T08:17:00Z">
          <w:pPr/>
        </w:pPrChange>
      </w:pPr>
      <w:ins w:id="3016" w:author="Ben Remez" w:date="2025-08-26T00:29:00Z" w16du:dateUtc="2025-08-25T21:29:00Z">
        <w:r w:rsidRPr="00A837F8">
          <w:rPr>
            <w:i/>
            <w:iCs/>
            <w:sz w:val="24"/>
            <w:szCs w:val="24"/>
            <w:rPrChange w:id="3017" w:author="Ben Remez" w:date="2025-08-26T00:30:00Z" w16du:dateUtc="2025-08-25T21:30:00Z">
              <w:rPr>
                <w:sz w:val="24"/>
                <w:szCs w:val="24"/>
              </w:rPr>
            </w:rPrChange>
          </w:rPr>
          <w:lastRenderedPageBreak/>
          <w:t xml:space="preserve">We are analyzing the likely future relationship between {} and {}, using the news article provided below. It is already established that the relationship will be classified as </w:t>
        </w:r>
      </w:ins>
      <w:ins w:id="3018" w:author="Ben Remez" w:date="2025-08-26T00:30:00Z" w16du:dateUtc="2025-08-25T21:30:00Z">
        <w:r>
          <w:rPr>
            <w:i/>
            <w:iCs/>
            <w:sz w:val="24"/>
            <w:szCs w:val="24"/>
          </w:rPr>
          <w:t>‘&lt;Cooperation/Conflict &gt;’</w:t>
        </w:r>
      </w:ins>
      <w:ins w:id="3019" w:author="Ben Remez" w:date="2025-08-26T00:29:00Z" w16du:dateUtc="2025-08-25T21:29:00Z">
        <w:r w:rsidRPr="00A837F8">
          <w:rPr>
            <w:i/>
            <w:iCs/>
            <w:sz w:val="24"/>
            <w:szCs w:val="24"/>
            <w:rPrChange w:id="3020" w:author="Ben Remez" w:date="2025-08-26T00:30:00Z" w16du:dateUtc="2025-08-25T21:30:00Z">
              <w:rPr>
                <w:sz w:val="24"/>
                <w:szCs w:val="24"/>
              </w:rPr>
            </w:rPrChange>
          </w:rPr>
          <w:t xml:space="preserve">, meaning: </w:t>
        </w:r>
      </w:ins>
      <w:ins w:id="3021" w:author="Ben Remez" w:date="2025-08-26T00:31:00Z" w16du:dateUtc="2025-08-25T21:31:00Z">
        <w:r>
          <w:rPr>
            <w:i/>
            <w:iCs/>
            <w:sz w:val="24"/>
            <w:szCs w:val="24"/>
          </w:rPr>
          <w:t>‘</w:t>
        </w:r>
      </w:ins>
      <w:ins w:id="3022" w:author="Ben Remez" w:date="2025-08-26T00:30:00Z" w16du:dateUtc="2025-08-25T21:30:00Z">
        <w:r>
          <w:rPr>
            <w:i/>
            <w:iCs/>
            <w:sz w:val="24"/>
            <w:szCs w:val="24"/>
          </w:rPr>
          <w:t>&lt;Cooperation/</w:t>
        </w:r>
      </w:ins>
      <w:ins w:id="3023" w:author="Ben Remez" w:date="2025-08-26T00:31:00Z" w16du:dateUtc="2025-08-25T21:31:00Z">
        <w:r>
          <w:rPr>
            <w:i/>
            <w:iCs/>
            <w:sz w:val="24"/>
            <w:szCs w:val="24"/>
          </w:rPr>
          <w:t>Conflict description&gt;’</w:t>
        </w:r>
      </w:ins>
      <w:ins w:id="3024" w:author="Ben Remez" w:date="2025-08-26T00:29:00Z" w16du:dateUtc="2025-08-25T21:29:00Z">
        <w:r w:rsidRPr="00A837F8">
          <w:rPr>
            <w:i/>
            <w:iCs/>
            <w:sz w:val="24"/>
            <w:szCs w:val="24"/>
            <w:rPrChange w:id="3025" w:author="Ben Remez" w:date="2025-08-26T00:30:00Z" w16du:dateUtc="2025-08-25T21:30:00Z">
              <w:rPr>
                <w:sz w:val="24"/>
                <w:szCs w:val="24"/>
              </w:rPr>
            </w:rPrChange>
          </w:rPr>
          <w:t>.</w:t>
        </w:r>
      </w:ins>
    </w:p>
    <w:p w14:paraId="7088C258" w14:textId="6AB41458" w:rsidR="00A837F8" w:rsidRPr="00A837F8" w:rsidRDefault="00A837F8" w:rsidP="007F6AB9">
      <w:pPr>
        <w:spacing w:after="120" w:line="240" w:lineRule="auto"/>
        <w:jc w:val="both"/>
        <w:rPr>
          <w:ins w:id="3026" w:author="Ben Remez" w:date="2025-08-26T00:29:00Z" w16du:dateUtc="2025-08-25T21:29:00Z"/>
          <w:i/>
          <w:iCs/>
          <w:sz w:val="24"/>
          <w:szCs w:val="24"/>
          <w:rPrChange w:id="3027" w:author="Ben Remez" w:date="2025-08-26T00:30:00Z" w16du:dateUtc="2025-08-25T21:30:00Z">
            <w:rPr>
              <w:ins w:id="3028" w:author="Ben Remez" w:date="2025-08-26T00:29:00Z" w16du:dateUtc="2025-08-25T21:29:00Z"/>
              <w:sz w:val="24"/>
              <w:szCs w:val="24"/>
            </w:rPr>
          </w:rPrChange>
        </w:rPr>
        <w:pPrChange w:id="3029" w:author="Alexander Apartsin" w:date="2025-08-27T11:17:00Z" w16du:dateUtc="2025-08-27T08:17:00Z">
          <w:pPr/>
        </w:pPrChange>
      </w:pPr>
      <w:ins w:id="3030" w:author="Ben Remez" w:date="2025-08-26T00:29:00Z" w16du:dateUtc="2025-08-25T21:29:00Z">
        <w:r w:rsidRPr="00A837F8">
          <w:rPr>
            <w:i/>
            <w:iCs/>
            <w:sz w:val="24"/>
            <w:szCs w:val="24"/>
            <w:rPrChange w:id="3031" w:author="Ben Remez" w:date="2025-08-26T00:30:00Z" w16du:dateUtc="2025-08-25T21:30:00Z">
              <w:rPr>
                <w:sz w:val="24"/>
                <w:szCs w:val="24"/>
              </w:rPr>
            </w:rPrChange>
          </w:rPr>
          <w:t>Your task is to determine the type of this relationship based on the news article:</w:t>
        </w:r>
      </w:ins>
    </w:p>
    <w:p w14:paraId="4994AB4B" w14:textId="7A5205F7" w:rsidR="00A837F8" w:rsidRPr="00A837F8" w:rsidRDefault="00A837F8" w:rsidP="007F6AB9">
      <w:pPr>
        <w:spacing w:after="120" w:line="240" w:lineRule="auto"/>
        <w:jc w:val="both"/>
        <w:rPr>
          <w:ins w:id="3032" w:author="Ben Remez" w:date="2025-08-26T00:29:00Z" w16du:dateUtc="2025-08-25T21:29:00Z"/>
          <w:i/>
          <w:iCs/>
          <w:sz w:val="24"/>
          <w:szCs w:val="24"/>
          <w:rPrChange w:id="3033" w:author="Ben Remez" w:date="2025-08-26T00:30:00Z" w16du:dateUtc="2025-08-25T21:30:00Z">
            <w:rPr>
              <w:ins w:id="3034" w:author="Ben Remez" w:date="2025-08-26T00:29:00Z" w16du:dateUtc="2025-08-25T21:29:00Z"/>
              <w:sz w:val="24"/>
              <w:szCs w:val="24"/>
            </w:rPr>
          </w:rPrChange>
        </w:rPr>
        <w:pPrChange w:id="3035" w:author="Alexander Apartsin" w:date="2025-08-27T11:17:00Z" w16du:dateUtc="2025-08-27T08:17:00Z">
          <w:pPr/>
        </w:pPrChange>
      </w:pPr>
      <w:ins w:id="3036" w:author="Ben Remez" w:date="2025-08-26T00:29:00Z" w16du:dateUtc="2025-08-25T21:29:00Z">
        <w:r w:rsidRPr="00A837F8">
          <w:rPr>
            <w:i/>
            <w:iCs/>
            <w:sz w:val="24"/>
            <w:szCs w:val="24"/>
            <w:rPrChange w:id="3037" w:author="Ben Remez" w:date="2025-08-26T00:30:00Z" w16du:dateUtc="2025-08-25T21:30:00Z">
              <w:rPr>
                <w:sz w:val="24"/>
                <w:szCs w:val="24"/>
              </w:rPr>
            </w:rPrChange>
          </w:rPr>
          <w:t xml:space="preserve">- Material </w:t>
        </w:r>
      </w:ins>
      <w:ins w:id="3038" w:author="Ben Remez" w:date="2025-08-26T00:31:00Z" w16du:dateUtc="2025-08-25T21:31:00Z">
        <w:r>
          <w:rPr>
            <w:i/>
            <w:iCs/>
            <w:sz w:val="24"/>
            <w:szCs w:val="24"/>
          </w:rPr>
          <w:t>‘&lt;Cooperation/Conflict &gt;’</w:t>
        </w:r>
      </w:ins>
      <w:ins w:id="3039" w:author="Ben Remez" w:date="2025-08-26T00:29:00Z" w16du:dateUtc="2025-08-25T21:29:00Z">
        <w:r w:rsidRPr="00A837F8">
          <w:rPr>
            <w:i/>
            <w:iCs/>
            <w:sz w:val="24"/>
            <w:szCs w:val="24"/>
            <w:rPrChange w:id="3040" w:author="Ben Remez" w:date="2025-08-26T00:30:00Z" w16du:dateUtc="2025-08-25T21:30:00Z">
              <w:rPr>
                <w:sz w:val="24"/>
                <w:szCs w:val="24"/>
              </w:rPr>
            </w:rPrChange>
          </w:rPr>
          <w:t xml:space="preserve"> - typically involves: </w:t>
        </w:r>
      </w:ins>
      <w:ins w:id="3041" w:author="Ben Remez" w:date="2025-08-26T00:31:00Z" w16du:dateUtc="2025-08-25T21:31:00Z">
        <w:r>
          <w:rPr>
            <w:i/>
            <w:iCs/>
            <w:sz w:val="24"/>
            <w:szCs w:val="24"/>
          </w:rPr>
          <w:t>‘&lt;</w:t>
        </w:r>
        <w:r w:rsidRPr="00D93B41">
          <w:rPr>
            <w:i/>
            <w:iCs/>
            <w:sz w:val="24"/>
            <w:szCs w:val="24"/>
          </w:rPr>
          <w:t xml:space="preserve">Material </w:t>
        </w:r>
        <w:r>
          <w:rPr>
            <w:i/>
            <w:iCs/>
            <w:sz w:val="24"/>
            <w:szCs w:val="24"/>
          </w:rPr>
          <w:t>Cooperation/Conflict description&gt;’</w:t>
        </w:r>
      </w:ins>
    </w:p>
    <w:p w14:paraId="677C49DD" w14:textId="621B0945" w:rsidR="00A837F8" w:rsidRPr="00A837F8" w:rsidRDefault="00A837F8" w:rsidP="007F6AB9">
      <w:pPr>
        <w:spacing w:after="120" w:line="240" w:lineRule="auto"/>
        <w:jc w:val="both"/>
        <w:rPr>
          <w:ins w:id="3042" w:author="Ben Remez" w:date="2025-08-26T00:29:00Z" w16du:dateUtc="2025-08-25T21:29:00Z"/>
          <w:i/>
          <w:iCs/>
          <w:sz w:val="24"/>
          <w:szCs w:val="24"/>
          <w:rPrChange w:id="3043" w:author="Ben Remez" w:date="2025-08-26T00:30:00Z" w16du:dateUtc="2025-08-25T21:30:00Z">
            <w:rPr>
              <w:ins w:id="3044" w:author="Ben Remez" w:date="2025-08-26T00:29:00Z" w16du:dateUtc="2025-08-25T21:29:00Z"/>
              <w:sz w:val="24"/>
              <w:szCs w:val="24"/>
            </w:rPr>
          </w:rPrChange>
        </w:rPr>
        <w:pPrChange w:id="3045" w:author="Alexander Apartsin" w:date="2025-08-27T11:17:00Z" w16du:dateUtc="2025-08-27T08:17:00Z">
          <w:pPr/>
        </w:pPrChange>
      </w:pPr>
      <w:ins w:id="3046" w:author="Ben Remez" w:date="2025-08-26T00:29:00Z" w16du:dateUtc="2025-08-25T21:29:00Z">
        <w:r w:rsidRPr="00A837F8">
          <w:rPr>
            <w:i/>
            <w:iCs/>
            <w:sz w:val="24"/>
            <w:szCs w:val="24"/>
            <w:rPrChange w:id="3047" w:author="Ben Remez" w:date="2025-08-26T00:30:00Z" w16du:dateUtc="2025-08-25T21:30:00Z">
              <w:rPr>
                <w:sz w:val="24"/>
                <w:szCs w:val="24"/>
              </w:rPr>
            </w:rPrChange>
          </w:rPr>
          <w:t xml:space="preserve">- Verbal </w:t>
        </w:r>
      </w:ins>
      <w:ins w:id="3048" w:author="Ben Remez" w:date="2025-08-26T00:31:00Z" w16du:dateUtc="2025-08-25T21:31:00Z">
        <w:r>
          <w:rPr>
            <w:i/>
            <w:iCs/>
            <w:sz w:val="24"/>
            <w:szCs w:val="24"/>
          </w:rPr>
          <w:t>‘&lt;Cooperation/Conflict &gt;’</w:t>
        </w:r>
      </w:ins>
      <w:ins w:id="3049" w:author="Ben Remez" w:date="2025-08-26T00:29:00Z" w16du:dateUtc="2025-08-25T21:29:00Z">
        <w:r w:rsidRPr="00A837F8">
          <w:rPr>
            <w:i/>
            <w:iCs/>
            <w:sz w:val="24"/>
            <w:szCs w:val="24"/>
            <w:rPrChange w:id="3050" w:author="Ben Remez" w:date="2025-08-26T00:30:00Z" w16du:dateUtc="2025-08-25T21:30:00Z">
              <w:rPr>
                <w:sz w:val="24"/>
                <w:szCs w:val="24"/>
              </w:rPr>
            </w:rPrChange>
          </w:rPr>
          <w:t xml:space="preserve"> - typically involves: </w:t>
        </w:r>
      </w:ins>
      <w:ins w:id="3051" w:author="Ben Remez" w:date="2025-08-26T00:32:00Z" w16du:dateUtc="2025-08-25T21:32:00Z">
        <w:r>
          <w:rPr>
            <w:i/>
            <w:iCs/>
            <w:sz w:val="24"/>
            <w:szCs w:val="24"/>
          </w:rPr>
          <w:t>‘&lt;Verbal</w:t>
        </w:r>
        <w:r w:rsidRPr="00D93B41">
          <w:rPr>
            <w:i/>
            <w:iCs/>
            <w:sz w:val="24"/>
            <w:szCs w:val="24"/>
          </w:rPr>
          <w:t xml:space="preserve"> </w:t>
        </w:r>
        <w:r>
          <w:rPr>
            <w:i/>
            <w:iCs/>
            <w:sz w:val="24"/>
            <w:szCs w:val="24"/>
          </w:rPr>
          <w:t>Cooperation/Conflict description&gt;’</w:t>
        </w:r>
      </w:ins>
    </w:p>
    <w:p w14:paraId="4B507548" w14:textId="7AAD522E" w:rsidR="00A837F8" w:rsidRPr="00A837F8" w:rsidRDefault="00A837F8" w:rsidP="007F6AB9">
      <w:pPr>
        <w:spacing w:after="120" w:line="240" w:lineRule="auto"/>
        <w:jc w:val="both"/>
        <w:rPr>
          <w:ins w:id="3052" w:author="Ben Remez" w:date="2025-08-26T00:29:00Z" w16du:dateUtc="2025-08-25T21:29:00Z"/>
          <w:i/>
          <w:iCs/>
          <w:sz w:val="24"/>
          <w:szCs w:val="24"/>
          <w:rPrChange w:id="3053" w:author="Ben Remez" w:date="2025-08-26T00:30:00Z" w16du:dateUtc="2025-08-25T21:30:00Z">
            <w:rPr>
              <w:ins w:id="3054" w:author="Ben Remez" w:date="2025-08-26T00:29:00Z" w16du:dateUtc="2025-08-25T21:29:00Z"/>
              <w:sz w:val="24"/>
              <w:szCs w:val="24"/>
            </w:rPr>
          </w:rPrChange>
        </w:rPr>
        <w:pPrChange w:id="3055" w:author="Alexander Apartsin" w:date="2025-08-27T11:17:00Z" w16du:dateUtc="2025-08-27T08:17:00Z">
          <w:pPr/>
        </w:pPrChange>
      </w:pPr>
      <w:ins w:id="3056" w:author="Ben Remez" w:date="2025-08-26T00:29:00Z" w16du:dateUtc="2025-08-25T21:29:00Z">
        <w:r w:rsidRPr="00A837F8">
          <w:rPr>
            <w:i/>
            <w:iCs/>
            <w:sz w:val="24"/>
            <w:szCs w:val="24"/>
            <w:rPrChange w:id="3057" w:author="Ben Remez" w:date="2025-08-26T00:30:00Z" w16du:dateUtc="2025-08-25T21:30:00Z">
              <w:rPr>
                <w:sz w:val="24"/>
                <w:szCs w:val="24"/>
              </w:rPr>
            </w:rPrChange>
          </w:rPr>
          <w:t>Please provide the following:</w:t>
        </w:r>
      </w:ins>
    </w:p>
    <w:p w14:paraId="68B02F8F" w14:textId="4C146074" w:rsidR="00A837F8" w:rsidRPr="00A837F8" w:rsidRDefault="00A837F8" w:rsidP="007F6AB9">
      <w:pPr>
        <w:spacing w:after="120" w:line="240" w:lineRule="auto"/>
        <w:jc w:val="both"/>
        <w:rPr>
          <w:ins w:id="3058" w:author="Ben Remez" w:date="2025-08-26T00:29:00Z" w16du:dateUtc="2025-08-25T21:29:00Z"/>
          <w:i/>
          <w:iCs/>
          <w:sz w:val="24"/>
          <w:szCs w:val="24"/>
          <w:rPrChange w:id="3059" w:author="Ben Remez" w:date="2025-08-26T00:30:00Z" w16du:dateUtc="2025-08-25T21:30:00Z">
            <w:rPr>
              <w:ins w:id="3060" w:author="Ben Remez" w:date="2025-08-26T00:29:00Z" w16du:dateUtc="2025-08-25T21:29:00Z"/>
              <w:sz w:val="24"/>
              <w:szCs w:val="24"/>
            </w:rPr>
          </w:rPrChange>
        </w:rPr>
        <w:pPrChange w:id="3061" w:author="Alexander Apartsin" w:date="2025-08-27T11:17:00Z" w16du:dateUtc="2025-08-27T08:17:00Z">
          <w:pPr/>
        </w:pPrChange>
      </w:pPr>
      <w:ins w:id="3062" w:author="Ben Remez" w:date="2025-08-26T00:29:00Z" w16du:dateUtc="2025-08-25T21:29:00Z">
        <w:r w:rsidRPr="00A837F8">
          <w:rPr>
            <w:i/>
            <w:iCs/>
            <w:sz w:val="24"/>
            <w:szCs w:val="24"/>
            <w:rPrChange w:id="3063" w:author="Ben Remez" w:date="2025-08-26T00:30:00Z" w16du:dateUtc="2025-08-25T21:30:00Z">
              <w:rPr>
                <w:sz w:val="24"/>
                <w:szCs w:val="24"/>
              </w:rPr>
            </w:rPrChange>
          </w:rPr>
          <w:t>- Predicted relation type: verbal, material</w:t>
        </w:r>
      </w:ins>
      <w:ins w:id="3064" w:author="Alexander Apartsin" w:date="2025-08-27T11:21:00Z" w16du:dateUtc="2025-08-27T08:21:00Z">
        <w:r w:rsidR="00BB7CFB">
          <w:rPr>
            <w:i/>
            <w:iCs/>
            <w:sz w:val="24"/>
            <w:szCs w:val="24"/>
          </w:rPr>
          <w:t>,</w:t>
        </w:r>
      </w:ins>
      <w:ins w:id="3065" w:author="Ben Remez" w:date="2025-08-26T00:29:00Z" w16du:dateUtc="2025-08-25T21:29:00Z">
        <w:r w:rsidRPr="00A837F8">
          <w:rPr>
            <w:i/>
            <w:iCs/>
            <w:sz w:val="24"/>
            <w:szCs w:val="24"/>
            <w:rPrChange w:id="3066" w:author="Ben Remez" w:date="2025-08-26T00:30:00Z" w16du:dateUtc="2025-08-25T21:30:00Z">
              <w:rPr>
                <w:sz w:val="24"/>
                <w:szCs w:val="24"/>
              </w:rPr>
            </w:rPrChange>
          </w:rPr>
          <w:t xml:space="preserve"> or uncertain</w:t>
        </w:r>
      </w:ins>
    </w:p>
    <w:p w14:paraId="4A1D6A13" w14:textId="428AF126" w:rsidR="00A837F8" w:rsidRPr="00A837F8" w:rsidRDefault="00A837F8" w:rsidP="007F6AB9">
      <w:pPr>
        <w:spacing w:after="120" w:line="240" w:lineRule="auto"/>
        <w:jc w:val="both"/>
        <w:rPr>
          <w:ins w:id="3067" w:author="Ben Remez" w:date="2025-08-26T00:29:00Z" w16du:dateUtc="2025-08-25T21:29:00Z"/>
          <w:i/>
          <w:iCs/>
          <w:sz w:val="24"/>
          <w:szCs w:val="24"/>
          <w:rPrChange w:id="3068" w:author="Ben Remez" w:date="2025-08-26T00:30:00Z" w16du:dateUtc="2025-08-25T21:30:00Z">
            <w:rPr>
              <w:ins w:id="3069" w:author="Ben Remez" w:date="2025-08-26T00:29:00Z" w16du:dateUtc="2025-08-25T21:29:00Z"/>
              <w:sz w:val="24"/>
              <w:szCs w:val="24"/>
            </w:rPr>
          </w:rPrChange>
        </w:rPr>
        <w:pPrChange w:id="3070" w:author="Alexander Apartsin" w:date="2025-08-27T11:17:00Z" w16du:dateUtc="2025-08-27T08:17:00Z">
          <w:pPr/>
        </w:pPrChange>
      </w:pPr>
      <w:ins w:id="3071" w:author="Ben Remez" w:date="2025-08-26T00:29:00Z" w16du:dateUtc="2025-08-25T21:29:00Z">
        <w:r w:rsidRPr="00A837F8">
          <w:rPr>
            <w:i/>
            <w:iCs/>
            <w:sz w:val="24"/>
            <w:szCs w:val="24"/>
            <w:rPrChange w:id="3072" w:author="Ben Remez" w:date="2025-08-26T00:30:00Z" w16du:dateUtc="2025-08-25T21:30:00Z">
              <w:rPr>
                <w:sz w:val="24"/>
                <w:szCs w:val="24"/>
              </w:rPr>
            </w:rPrChange>
          </w:rPr>
          <w:t>- Certainty level: high or low (if verbal or material)</w:t>
        </w:r>
      </w:ins>
    </w:p>
    <w:p w14:paraId="657B2EAC" w14:textId="6765CFC1" w:rsidR="00A837F8" w:rsidRPr="00A837F8" w:rsidRDefault="00A837F8" w:rsidP="007F6AB9">
      <w:pPr>
        <w:spacing w:after="120" w:line="240" w:lineRule="auto"/>
        <w:jc w:val="both"/>
        <w:rPr>
          <w:ins w:id="3073" w:author="Ben Remez" w:date="2025-08-26T00:29:00Z" w16du:dateUtc="2025-08-25T21:29:00Z"/>
          <w:i/>
          <w:iCs/>
          <w:sz w:val="24"/>
          <w:szCs w:val="24"/>
          <w:rPrChange w:id="3074" w:author="Ben Remez" w:date="2025-08-26T00:30:00Z" w16du:dateUtc="2025-08-25T21:30:00Z">
            <w:rPr>
              <w:ins w:id="3075" w:author="Ben Remez" w:date="2025-08-26T00:29:00Z" w16du:dateUtc="2025-08-25T21:29:00Z"/>
              <w:sz w:val="24"/>
              <w:szCs w:val="24"/>
            </w:rPr>
          </w:rPrChange>
        </w:rPr>
        <w:pPrChange w:id="3076" w:author="Alexander Apartsin" w:date="2025-08-27T11:17:00Z" w16du:dateUtc="2025-08-27T08:17:00Z">
          <w:pPr/>
        </w:pPrChange>
      </w:pPr>
      <w:ins w:id="3077" w:author="Ben Remez" w:date="2025-08-26T00:29:00Z" w16du:dateUtc="2025-08-25T21:29:00Z">
        <w:r w:rsidRPr="00A837F8">
          <w:rPr>
            <w:i/>
            <w:iCs/>
            <w:sz w:val="24"/>
            <w:szCs w:val="24"/>
            <w:rPrChange w:id="3078" w:author="Ben Remez" w:date="2025-08-26T00:30:00Z" w16du:dateUtc="2025-08-25T21:30:00Z">
              <w:rPr>
                <w:sz w:val="24"/>
                <w:szCs w:val="24"/>
              </w:rPr>
            </w:rPrChange>
          </w:rPr>
          <w:t>- Explanation: A concise justification based on evidence from the article</w:t>
        </w:r>
      </w:ins>
    </w:p>
    <w:p w14:paraId="24FBBAE9" w14:textId="3FE4F4BC" w:rsidR="00A837F8" w:rsidRPr="00A837F8" w:rsidRDefault="00A837F8" w:rsidP="007F6AB9">
      <w:pPr>
        <w:spacing w:after="120" w:line="240" w:lineRule="auto"/>
        <w:jc w:val="both"/>
        <w:rPr>
          <w:ins w:id="3079" w:author="Ben Remez" w:date="2025-08-26T00:29:00Z" w16du:dateUtc="2025-08-25T21:29:00Z"/>
          <w:i/>
          <w:iCs/>
          <w:sz w:val="24"/>
          <w:szCs w:val="24"/>
          <w:rPrChange w:id="3080" w:author="Ben Remez" w:date="2025-08-26T00:30:00Z" w16du:dateUtc="2025-08-25T21:30:00Z">
            <w:rPr>
              <w:ins w:id="3081" w:author="Ben Remez" w:date="2025-08-26T00:29:00Z" w16du:dateUtc="2025-08-25T21:29:00Z"/>
              <w:sz w:val="24"/>
              <w:szCs w:val="24"/>
            </w:rPr>
          </w:rPrChange>
        </w:rPr>
        <w:pPrChange w:id="3082" w:author="Alexander Apartsin" w:date="2025-08-27T11:17:00Z" w16du:dateUtc="2025-08-27T08:17:00Z">
          <w:pPr/>
        </w:pPrChange>
      </w:pPr>
      <w:ins w:id="3083" w:author="Ben Remez" w:date="2025-08-26T00:29:00Z" w16du:dateUtc="2025-08-25T21:29:00Z">
        <w:r w:rsidRPr="00A837F8">
          <w:rPr>
            <w:i/>
            <w:iCs/>
            <w:sz w:val="24"/>
            <w:szCs w:val="24"/>
            <w:rPrChange w:id="3084" w:author="Ben Remez" w:date="2025-08-26T00:30:00Z" w16du:dateUtc="2025-08-25T21:30:00Z">
              <w:rPr>
                <w:sz w:val="24"/>
                <w:szCs w:val="24"/>
              </w:rPr>
            </w:rPrChange>
          </w:rPr>
          <w:t>News Article:</w:t>
        </w:r>
      </w:ins>
    </w:p>
    <w:p w14:paraId="1C8F24BD" w14:textId="1F7ADE3D" w:rsidR="00604F3F" w:rsidRPr="00A837F8" w:rsidRDefault="00B82D16" w:rsidP="007F6AB9">
      <w:pPr>
        <w:spacing w:after="120" w:line="240" w:lineRule="auto"/>
        <w:jc w:val="both"/>
        <w:rPr>
          <w:ins w:id="3085" w:author="Ben Remez" w:date="2025-08-26T00:28:00Z" w16du:dateUtc="2025-08-25T21:28:00Z"/>
          <w:i/>
          <w:iCs/>
          <w:sz w:val="24"/>
          <w:szCs w:val="24"/>
          <w:rPrChange w:id="3086" w:author="Ben Remez" w:date="2025-08-26T00:30:00Z" w16du:dateUtc="2025-08-25T21:30:00Z">
            <w:rPr>
              <w:ins w:id="3087" w:author="Ben Remez" w:date="2025-08-26T00:28:00Z" w16du:dateUtc="2025-08-25T21:28:00Z"/>
            </w:rPr>
          </w:rPrChange>
        </w:rPr>
        <w:pPrChange w:id="3088" w:author="Alexander Apartsin" w:date="2025-08-27T11:17:00Z" w16du:dateUtc="2025-08-27T08:17:00Z">
          <w:pPr>
            <w:pStyle w:val="Heading1"/>
          </w:pPr>
        </w:pPrChange>
      </w:pPr>
      <w:ins w:id="3089" w:author="Ben Remez" w:date="2025-08-26T00:32:00Z" w16du:dateUtc="2025-08-25T21:32:00Z">
        <w:r>
          <w:rPr>
            <w:i/>
            <w:iCs/>
            <w:sz w:val="24"/>
            <w:szCs w:val="24"/>
          </w:rPr>
          <w:t>‘&lt;Article Context&gt;’</w:t>
        </w:r>
      </w:ins>
      <w:ins w:id="3090" w:author="Ben Remez" w:date="2025-08-26T00:30:00Z" w16du:dateUtc="2025-08-25T21:30:00Z">
        <w:r w:rsidR="00A837F8">
          <w:rPr>
            <w:i/>
            <w:iCs/>
            <w:sz w:val="24"/>
            <w:szCs w:val="24"/>
          </w:rPr>
          <w:t>”</w:t>
        </w:r>
      </w:ins>
    </w:p>
    <w:p w14:paraId="56E7D317" w14:textId="77777777" w:rsidR="00604F3F" w:rsidRDefault="00604F3F" w:rsidP="00604F3F">
      <w:pPr>
        <w:rPr>
          <w:ins w:id="3091" w:author="Ben Remez" w:date="2025-08-26T00:37:00Z" w16du:dateUtc="2025-08-25T21:37:00Z"/>
        </w:rPr>
      </w:pPr>
    </w:p>
    <w:p w14:paraId="58BEF40F" w14:textId="3AF3E579" w:rsidR="008757D8" w:rsidRDefault="008757D8">
      <w:pPr>
        <w:pStyle w:val="Heading1"/>
        <w:numPr>
          <w:ilvl w:val="0"/>
          <w:numId w:val="14"/>
        </w:numPr>
        <w:ind w:left="357" w:hanging="357"/>
        <w:rPr>
          <w:ins w:id="3092" w:author="Ben Remez" w:date="2025-08-26T00:38:00Z" w16du:dateUtc="2025-08-25T21:38:00Z"/>
        </w:rPr>
        <w:pPrChange w:id="3093" w:author="Ben Remez" w:date="2025-08-26T00:43:00Z" w16du:dateUtc="2025-08-25T21:43:00Z">
          <w:pPr>
            <w:pStyle w:val="Heading1"/>
          </w:pPr>
        </w:pPrChange>
      </w:pPr>
      <w:bookmarkStart w:id="3094" w:name="_Toc207063008"/>
      <w:ins w:id="3095" w:author="Ben Remez" w:date="2025-08-26T00:38:00Z" w16du:dateUtc="2025-08-25T21:38:00Z">
        <w:r>
          <w:t>Appendix B – Entropy Analysis of Prediction Distributions</w:t>
        </w:r>
        <w:bookmarkEnd w:id="3094"/>
      </w:ins>
    </w:p>
    <w:p w14:paraId="3850D553" w14:textId="72331529" w:rsidR="008757D8" w:rsidRDefault="00015436" w:rsidP="007F6AB9">
      <w:pPr>
        <w:ind w:left="357" w:firstLine="363"/>
        <w:jc w:val="both"/>
        <w:rPr>
          <w:ins w:id="3096" w:author="Ben Remez" w:date="2025-08-26T00:42:00Z" w16du:dateUtc="2025-08-25T21:42:00Z"/>
          <w:sz w:val="24"/>
          <w:szCs w:val="24"/>
        </w:rPr>
        <w:pPrChange w:id="3097" w:author="Alexander Apartsin" w:date="2025-08-27T11:18:00Z" w16du:dateUtc="2025-08-27T08:18:00Z">
          <w:pPr>
            <w:ind w:firstLine="720"/>
          </w:pPr>
        </w:pPrChange>
      </w:pPr>
      <w:ins w:id="3098" w:author="Ben Remez" w:date="2025-08-26T00:42:00Z" w16du:dateUtc="2025-08-25T21:42:00Z">
        <w:r w:rsidRPr="00015436">
          <w:rPr>
            <w:sz w:val="24"/>
            <w:szCs w:val="24"/>
            <w:rPrChange w:id="3099" w:author="Ben Remez" w:date="2025-08-26T00:42:00Z" w16du:dateUtc="2025-08-25T21:42:00Z">
              <w:rPr/>
            </w:rPrChange>
          </w:rPr>
          <w:t>In addition to evaluating standard performance metrics such as precision, recall, F1 score, accuracy, and KL divergence, we also examined the entropy of the output distributions. Entropy provides a measure of the uncertainty associated with the model’s predictions. Lower entropy indicates that the model assigns higher confidence to its preferred classification, while higher entropy reflects greater uncertainty or a more uniform distribution of probabilities across categories.</w:t>
        </w:r>
      </w:ins>
    </w:p>
    <w:p w14:paraId="65842E56" w14:textId="3BD458A7" w:rsidR="00015436" w:rsidRDefault="00015436" w:rsidP="00015436">
      <w:pPr>
        <w:pStyle w:val="Heading2"/>
        <w:numPr>
          <w:ilvl w:val="1"/>
          <w:numId w:val="14"/>
        </w:numPr>
        <w:rPr>
          <w:ins w:id="3100" w:author="Ben Remez" w:date="2025-08-26T00:43:00Z" w16du:dateUtc="2025-08-25T21:43:00Z"/>
        </w:rPr>
      </w:pPr>
      <w:bookmarkStart w:id="3101" w:name="_Toc207063009"/>
      <w:ins w:id="3102" w:author="Ben Remez" w:date="2025-08-26T00:43:00Z" w16du:dateUtc="2025-08-25T21:43:00Z">
        <w:r>
          <w:t>Methodology</w:t>
        </w:r>
        <w:bookmarkEnd w:id="3101"/>
      </w:ins>
    </w:p>
    <w:p w14:paraId="56B17BE9" w14:textId="2C962A70" w:rsidR="00015436" w:rsidRDefault="00015436" w:rsidP="007F6AB9">
      <w:pPr>
        <w:ind w:left="360" w:firstLine="360"/>
        <w:jc w:val="both"/>
        <w:rPr>
          <w:ins w:id="3103" w:author="Ben Remez" w:date="2025-08-26T00:44:00Z" w16du:dateUtc="2025-08-25T21:44:00Z"/>
          <w:sz w:val="24"/>
          <w:szCs w:val="24"/>
        </w:rPr>
        <w:pPrChange w:id="3104" w:author="Alexander Apartsin" w:date="2025-08-27T11:18:00Z" w16du:dateUtc="2025-08-27T08:18:00Z">
          <w:pPr>
            <w:ind w:left="360"/>
          </w:pPr>
        </w:pPrChange>
      </w:pPr>
      <w:ins w:id="3105" w:author="Ben Remez" w:date="2025-08-26T00:44:00Z" w16du:dateUtc="2025-08-25T21:44:00Z">
        <w:r w:rsidRPr="00015436">
          <w:rPr>
            <w:sz w:val="24"/>
            <w:szCs w:val="24"/>
            <w:rPrChange w:id="3106" w:author="Ben Remez" w:date="2025-08-26T00:44:00Z" w16du:dateUtc="2025-08-25T21:44:00Z">
              <w:rPr/>
            </w:rPrChange>
          </w:rPr>
          <w:t>Entropy was computed using the Shannon entropy formula over the probability distribution of the four quad-class categories (Verbal Cooperation, Material Cooperation, Verbal Conflict, Material Conflict). For each query, the model produced probability scores for the four possible outcomes, and the entropy was calculated as:</w:t>
        </w:r>
      </w:ins>
    </w:p>
    <w:p w14:paraId="4EC0D6D4" w14:textId="7A1EDF7A" w:rsidR="00015436" w:rsidRPr="00DA5D05" w:rsidRDefault="00DA5D05" w:rsidP="007F6AB9">
      <w:pPr>
        <w:ind w:left="360"/>
        <w:jc w:val="both"/>
        <w:rPr>
          <w:ins w:id="3107" w:author="Ben Remez" w:date="2025-08-26T00:45:00Z" w16du:dateUtc="2025-08-25T21:45:00Z"/>
          <w:rFonts w:eastAsiaTheme="minorEastAsia"/>
          <w:sz w:val="24"/>
          <w:szCs w:val="24"/>
        </w:rPr>
        <w:pPrChange w:id="3108" w:author="Alexander Apartsin" w:date="2025-08-27T11:18:00Z" w16du:dateUtc="2025-08-27T08:18:00Z">
          <w:pPr>
            <w:ind w:left="360"/>
          </w:pPr>
        </w:pPrChange>
      </w:pPr>
      <m:oMathPara>
        <m:oMath>
          <m:r>
            <w:ins w:id="3109" w:author="Ben Remez" w:date="2025-08-26T00:44:00Z" w16du:dateUtc="2025-08-25T21:44:00Z">
              <w:rPr>
                <w:rFonts w:ascii="Cambria Math" w:hAnsi="Cambria Math"/>
                <w:sz w:val="24"/>
                <w:szCs w:val="24"/>
              </w:rPr>
              <m:t>H</m:t>
            </w:ins>
          </m:r>
          <m:d>
            <m:dPr>
              <m:ctrlPr>
                <w:ins w:id="3110" w:author="Ben Remez" w:date="2025-08-26T00:44:00Z" w16du:dateUtc="2025-08-25T21:44:00Z">
                  <w:rPr>
                    <w:rFonts w:ascii="Cambria Math" w:hAnsi="Cambria Math"/>
                    <w:i/>
                    <w:sz w:val="24"/>
                    <w:szCs w:val="24"/>
                  </w:rPr>
                </w:ins>
              </m:ctrlPr>
            </m:dPr>
            <m:e>
              <m:r>
                <w:ins w:id="3111" w:author="Ben Remez" w:date="2025-08-26T00:44:00Z" w16du:dateUtc="2025-08-25T21:44:00Z">
                  <w:rPr>
                    <w:rFonts w:ascii="Cambria Math" w:hAnsi="Cambria Math"/>
                    <w:sz w:val="24"/>
                    <w:szCs w:val="24"/>
                  </w:rPr>
                  <m:t>p</m:t>
                </w:ins>
              </m:r>
            </m:e>
          </m:d>
          <m:r>
            <w:ins w:id="3112" w:author="Ben Remez" w:date="2025-08-26T00:44:00Z" w16du:dateUtc="2025-08-25T21:44:00Z">
              <w:rPr>
                <w:rFonts w:ascii="Cambria Math" w:hAnsi="Cambria Math"/>
                <w:sz w:val="24"/>
                <w:szCs w:val="24"/>
              </w:rPr>
              <m:t>= -</m:t>
            </w:ins>
          </m:r>
          <m:nary>
            <m:naryPr>
              <m:chr m:val="∑"/>
              <m:limLoc m:val="undOvr"/>
              <m:ctrlPr>
                <w:ins w:id="3113" w:author="Ben Remez" w:date="2025-08-26T00:44:00Z" w16du:dateUtc="2025-08-25T21:44:00Z">
                  <w:rPr>
                    <w:rFonts w:ascii="Cambria Math" w:hAnsi="Cambria Math"/>
                    <w:i/>
                    <w:sz w:val="24"/>
                    <w:szCs w:val="24"/>
                  </w:rPr>
                </w:ins>
              </m:ctrlPr>
            </m:naryPr>
            <m:sub>
              <m:r>
                <w:ins w:id="3114" w:author="Ben Remez" w:date="2025-08-26T00:44:00Z" w16du:dateUtc="2025-08-25T21:44:00Z">
                  <w:rPr>
                    <w:rFonts w:ascii="Cambria Math" w:hAnsi="Cambria Math"/>
                    <w:sz w:val="24"/>
                    <w:szCs w:val="24"/>
                  </w:rPr>
                  <m:t>i=1</m:t>
                </w:ins>
              </m:r>
            </m:sub>
            <m:sup>
              <m:r>
                <w:ins w:id="3115" w:author="Ben Remez" w:date="2025-08-26T00:44:00Z" w16du:dateUtc="2025-08-25T21:44:00Z">
                  <w:rPr>
                    <w:rFonts w:ascii="Cambria Math" w:hAnsi="Cambria Math"/>
                    <w:sz w:val="24"/>
                    <w:szCs w:val="24"/>
                  </w:rPr>
                  <m:t>n</m:t>
                </w:ins>
              </m:r>
            </m:sup>
            <m:e>
              <m:sSub>
                <m:sSubPr>
                  <m:ctrlPr>
                    <w:ins w:id="3116" w:author="Ben Remez" w:date="2025-08-26T00:44:00Z" w16du:dateUtc="2025-08-25T21:44:00Z">
                      <w:rPr>
                        <w:rFonts w:ascii="Cambria Math" w:hAnsi="Cambria Math"/>
                        <w:i/>
                        <w:sz w:val="24"/>
                        <w:szCs w:val="24"/>
                      </w:rPr>
                    </w:ins>
                  </m:ctrlPr>
                </m:sSubPr>
                <m:e>
                  <m:r>
                    <w:ins w:id="3117" w:author="Ben Remez" w:date="2025-08-26T00:44:00Z" w16du:dateUtc="2025-08-25T21:44:00Z">
                      <w:rPr>
                        <w:rFonts w:ascii="Cambria Math" w:hAnsi="Cambria Math"/>
                        <w:sz w:val="24"/>
                        <w:szCs w:val="24"/>
                      </w:rPr>
                      <m:t>p</m:t>
                    </w:ins>
                  </m:r>
                </m:e>
                <m:sub>
                  <m:r>
                    <w:ins w:id="3118" w:author="Ben Remez" w:date="2025-08-26T00:44:00Z" w16du:dateUtc="2025-08-25T21:44:00Z">
                      <w:rPr>
                        <w:rFonts w:ascii="Cambria Math" w:hAnsi="Cambria Math"/>
                        <w:sz w:val="24"/>
                        <w:szCs w:val="24"/>
                      </w:rPr>
                      <m:t>i</m:t>
                    </w:ins>
                  </m:r>
                </m:sub>
              </m:sSub>
              <m:r>
                <w:ins w:id="3119" w:author="Ben Remez" w:date="2025-08-26T00:44:00Z" w16du:dateUtc="2025-08-25T21:44:00Z">
                  <w:rPr>
                    <w:rFonts w:ascii="Cambria Math" w:hAnsi="Cambria Math"/>
                    <w:sz w:val="24"/>
                    <w:szCs w:val="24"/>
                  </w:rPr>
                  <m:t>∙</m:t>
                </w:ins>
              </m:r>
            </m:e>
          </m:nary>
          <m:r>
            <w:ins w:id="3120" w:author="Ben Remez" w:date="2025-08-26T00:44:00Z" w16du:dateUtc="2025-08-25T21:44:00Z">
              <w:rPr>
                <w:rFonts w:ascii="Cambria Math" w:hAnsi="Cambria Math"/>
                <w:sz w:val="24"/>
                <w:szCs w:val="24"/>
              </w:rPr>
              <m:t xml:space="preserve"> </m:t>
            </w:ins>
          </m:r>
          <m:func>
            <m:funcPr>
              <m:ctrlPr>
                <w:ins w:id="3121" w:author="Ben Remez" w:date="2025-08-26T00:45:00Z" w16du:dateUtc="2025-08-25T21:45:00Z">
                  <w:rPr>
                    <w:rFonts w:ascii="Cambria Math" w:hAnsi="Cambria Math"/>
                    <w:i/>
                    <w:sz w:val="24"/>
                    <w:szCs w:val="24"/>
                  </w:rPr>
                </w:ins>
              </m:ctrlPr>
            </m:funcPr>
            <m:fName>
              <m:r>
                <w:ins w:id="3122" w:author="Ben Remez" w:date="2025-08-26T00:45:00Z" w16du:dateUtc="2025-08-25T21:45:00Z">
                  <m:rPr>
                    <m:sty m:val="p"/>
                  </m:rPr>
                  <w:rPr>
                    <w:rFonts w:ascii="Cambria Math" w:hAnsi="Cambria Math"/>
                  </w:rPr>
                  <m:t>log</m:t>
                </w:ins>
              </m:r>
            </m:fName>
            <m:e>
              <m:sSub>
                <m:sSubPr>
                  <m:ctrlPr>
                    <w:ins w:id="3123" w:author="Ben Remez" w:date="2025-08-26T00:45:00Z" w16du:dateUtc="2025-08-25T21:45:00Z">
                      <w:rPr>
                        <w:rFonts w:ascii="Cambria Math" w:hAnsi="Cambria Math"/>
                        <w:i/>
                        <w:sz w:val="24"/>
                        <w:szCs w:val="24"/>
                      </w:rPr>
                    </w:ins>
                  </m:ctrlPr>
                </m:sSubPr>
                <m:e>
                  <m:r>
                    <w:ins w:id="3124" w:author="Ben Remez" w:date="2025-08-26T00:45:00Z" w16du:dateUtc="2025-08-25T21:45:00Z">
                      <w:rPr>
                        <w:rFonts w:ascii="Cambria Math" w:hAnsi="Cambria Math"/>
                        <w:sz w:val="24"/>
                        <w:szCs w:val="24"/>
                      </w:rPr>
                      <m:t>(p</m:t>
                    </w:ins>
                  </m:r>
                </m:e>
                <m:sub>
                  <m:r>
                    <w:ins w:id="3125" w:author="Ben Remez" w:date="2025-08-26T00:45:00Z" w16du:dateUtc="2025-08-25T21:45:00Z">
                      <w:rPr>
                        <w:rFonts w:ascii="Cambria Math" w:hAnsi="Cambria Math"/>
                        <w:sz w:val="24"/>
                        <w:szCs w:val="24"/>
                      </w:rPr>
                      <m:t>i</m:t>
                    </w:ins>
                  </m:r>
                </m:sub>
              </m:sSub>
              <m:r>
                <w:ins w:id="3126" w:author="Ben Remez" w:date="2025-08-26T00:45:00Z" w16du:dateUtc="2025-08-25T21:45:00Z">
                  <w:rPr>
                    <w:rFonts w:ascii="Cambria Math" w:hAnsi="Cambria Math"/>
                    <w:sz w:val="24"/>
                    <w:szCs w:val="24"/>
                  </w:rPr>
                  <m:t>)</m:t>
                </w:ins>
              </m:r>
            </m:e>
          </m:func>
        </m:oMath>
      </m:oMathPara>
    </w:p>
    <w:p w14:paraId="465E104F" w14:textId="181CFD26" w:rsidR="00DA5D05" w:rsidRDefault="00DA5D05" w:rsidP="007F6AB9">
      <w:pPr>
        <w:ind w:left="360"/>
        <w:jc w:val="both"/>
        <w:rPr>
          <w:ins w:id="3127" w:author="Ben Remez" w:date="2025-08-26T00:46:00Z" w16du:dateUtc="2025-08-25T21:46:00Z"/>
          <w:rFonts w:eastAsiaTheme="minorEastAsia"/>
          <w:sz w:val="24"/>
          <w:szCs w:val="24"/>
        </w:rPr>
        <w:pPrChange w:id="3128" w:author="Alexander Apartsin" w:date="2025-08-27T11:18:00Z" w16du:dateUtc="2025-08-27T08:18:00Z">
          <w:pPr>
            <w:ind w:left="360"/>
          </w:pPr>
        </w:pPrChange>
      </w:pPr>
      <w:ins w:id="3129" w:author="Ben Remez" w:date="2025-08-26T00:45:00Z" w16du:dateUtc="2025-08-25T21:45:00Z">
        <w:r>
          <w:rPr>
            <w:sz w:val="24"/>
            <w:szCs w:val="24"/>
          </w:rPr>
          <w:t xml:space="preserve">Where </w:t>
        </w:r>
      </w:ins>
      <m:oMath>
        <m:sSub>
          <m:sSubPr>
            <m:ctrlPr>
              <w:ins w:id="3130" w:author="Ben Remez" w:date="2025-08-26T00:45:00Z" w16du:dateUtc="2025-08-25T21:45:00Z">
                <w:rPr>
                  <w:rFonts w:ascii="Cambria Math" w:hAnsi="Cambria Math"/>
                  <w:i/>
                  <w:sz w:val="24"/>
                  <w:szCs w:val="24"/>
                </w:rPr>
              </w:ins>
            </m:ctrlPr>
          </m:sSubPr>
          <m:e>
            <m:r>
              <w:ins w:id="3131" w:author="Ben Remez" w:date="2025-08-26T00:45:00Z" w16du:dateUtc="2025-08-25T21:45:00Z">
                <w:rPr>
                  <w:rFonts w:ascii="Cambria Math" w:hAnsi="Cambria Math"/>
                  <w:sz w:val="24"/>
                  <w:szCs w:val="24"/>
                </w:rPr>
                <m:t>p</m:t>
              </w:ins>
            </m:r>
          </m:e>
          <m:sub>
            <m:r>
              <w:ins w:id="3132" w:author="Ben Remez" w:date="2025-08-26T00:45:00Z" w16du:dateUtc="2025-08-25T21:45:00Z">
                <w:rPr>
                  <w:rFonts w:ascii="Cambria Math" w:hAnsi="Cambria Math"/>
                  <w:sz w:val="24"/>
                  <w:szCs w:val="24"/>
                </w:rPr>
                <m:t>i</m:t>
              </w:ins>
            </m:r>
          </m:sub>
        </m:sSub>
      </m:oMath>
      <w:ins w:id="3133" w:author="Ben Remez" w:date="2025-08-26T00:46:00Z" w16du:dateUtc="2025-08-25T21:46:00Z">
        <w:r>
          <w:rPr>
            <w:rFonts w:eastAsiaTheme="minorEastAsia"/>
            <w:sz w:val="24"/>
            <w:szCs w:val="24"/>
          </w:rPr>
          <w:t xml:space="preserve"> represents the predicted probability for </w:t>
        </w:r>
      </w:ins>
      <w:ins w:id="3134" w:author="Alexander Apartsin" w:date="2025-08-27T11:19:00Z" w16du:dateUtc="2025-08-27T08:19:00Z">
        <w:r w:rsidR="007F6AB9">
          <w:rPr>
            <w:rFonts w:eastAsiaTheme="minorEastAsia"/>
            <w:sz w:val="24"/>
            <w:szCs w:val="24"/>
          </w:rPr>
          <w:t xml:space="preserve">the </w:t>
        </w:r>
      </w:ins>
      <w:ins w:id="3135" w:author="Ben Remez" w:date="2025-08-26T00:46:00Z" w16du:dateUtc="2025-08-25T21:46:00Z">
        <w:r>
          <w:rPr>
            <w:rFonts w:eastAsiaTheme="minorEastAsia"/>
            <w:sz w:val="24"/>
            <w:szCs w:val="24"/>
          </w:rPr>
          <w:t xml:space="preserve">class </w:t>
        </w:r>
      </w:ins>
      <m:oMath>
        <m:r>
          <w:ins w:id="3136" w:author="Ben Remez" w:date="2025-08-26T00:46:00Z" w16du:dateUtc="2025-08-25T21:46:00Z">
            <w:rPr>
              <w:rFonts w:ascii="Cambria Math" w:eastAsiaTheme="minorEastAsia" w:hAnsi="Cambria Math"/>
              <w:sz w:val="24"/>
              <w:szCs w:val="24"/>
            </w:rPr>
            <m:t>i</m:t>
          </w:ins>
        </m:r>
      </m:oMath>
      <w:ins w:id="3137" w:author="Ben Remez" w:date="2025-08-26T00:46:00Z" w16du:dateUtc="2025-08-25T21:46:00Z">
        <w:r>
          <w:rPr>
            <w:rFonts w:eastAsiaTheme="minorEastAsia"/>
            <w:sz w:val="24"/>
            <w:szCs w:val="24"/>
          </w:rPr>
          <w:t>. The results presented here are the average entropy across all queries for each system.</w:t>
        </w:r>
      </w:ins>
    </w:p>
    <w:p w14:paraId="6479A2C1" w14:textId="0F9AE663" w:rsidR="00DA5D05" w:rsidRDefault="00DA5D05" w:rsidP="00DA5D05">
      <w:pPr>
        <w:pStyle w:val="Heading2"/>
        <w:numPr>
          <w:ilvl w:val="1"/>
          <w:numId w:val="14"/>
        </w:numPr>
        <w:rPr>
          <w:ins w:id="3138" w:author="Ben Remez" w:date="2025-08-26T00:47:00Z" w16du:dateUtc="2025-08-25T21:47:00Z"/>
        </w:rPr>
      </w:pPr>
      <w:bookmarkStart w:id="3139" w:name="_Toc207063010"/>
      <w:ins w:id="3140" w:author="Ben Remez" w:date="2025-08-26T00:47:00Z" w16du:dateUtc="2025-08-25T21:47:00Z">
        <w:r>
          <w:t>Results</w:t>
        </w:r>
        <w:bookmarkEnd w:id="3139"/>
      </w:ins>
    </w:p>
    <w:p w14:paraId="17D023B2" w14:textId="590DA892" w:rsidR="00DA5D05" w:rsidRPr="00F66AA7" w:rsidRDefault="00DA5D05">
      <w:pPr>
        <w:ind w:left="360" w:firstLine="360"/>
        <w:rPr>
          <w:ins w:id="3141" w:author="Ben Remez" w:date="2025-08-26T00:47:00Z" w16du:dateUtc="2025-08-25T21:47:00Z"/>
          <w:sz w:val="24"/>
          <w:szCs w:val="24"/>
          <w:rPrChange w:id="3142" w:author="Ben Remez" w:date="2025-08-26T00:48:00Z" w16du:dateUtc="2025-08-25T21:48:00Z">
            <w:rPr>
              <w:ins w:id="3143" w:author="Ben Remez" w:date="2025-08-26T00:47:00Z" w16du:dateUtc="2025-08-25T21:47:00Z"/>
            </w:rPr>
          </w:rPrChange>
        </w:rPr>
        <w:pPrChange w:id="3144" w:author="Ben Remez" w:date="2025-08-26T00:59:00Z" w16du:dateUtc="2025-08-25T21:59:00Z">
          <w:pPr>
            <w:ind w:left="360"/>
          </w:pPr>
        </w:pPrChange>
      </w:pPr>
      <w:ins w:id="3145" w:author="Ben Remez" w:date="2025-08-26T00:47:00Z" w16du:dateUtc="2025-08-25T21:47:00Z">
        <w:r w:rsidRPr="00F66AA7">
          <w:rPr>
            <w:sz w:val="24"/>
            <w:szCs w:val="24"/>
            <w:rPrChange w:id="3146" w:author="Ben Remez" w:date="2025-08-26T00:48:00Z" w16du:dateUtc="2025-08-25T21:48:00Z">
              <w:rPr/>
            </w:rPrChange>
          </w:rPr>
          <w:t>The average entropy values for the MIRAI benchmark and our pipelines are shown below:</w:t>
        </w:r>
      </w:ins>
    </w:p>
    <w:tbl>
      <w:tblPr>
        <w:tblStyle w:val="TableGrid"/>
        <w:tblW w:w="0" w:type="auto"/>
        <w:tblInd w:w="360" w:type="dxa"/>
        <w:tblLook w:val="04A0" w:firstRow="1" w:lastRow="0" w:firstColumn="1" w:lastColumn="0" w:noHBand="0" w:noVBand="1"/>
      </w:tblPr>
      <w:tblGrid>
        <w:gridCol w:w="4331"/>
        <w:gridCol w:w="4325"/>
      </w:tblGrid>
      <w:tr w:rsidR="00DA5D05" w:rsidRPr="00F66AA7" w14:paraId="2E10CC58" w14:textId="77777777" w:rsidTr="00DA5D05">
        <w:trPr>
          <w:ins w:id="3147" w:author="Ben Remez" w:date="2025-08-26T00:47:00Z"/>
        </w:trPr>
        <w:tc>
          <w:tcPr>
            <w:tcW w:w="4508" w:type="dxa"/>
          </w:tcPr>
          <w:p w14:paraId="3BF3D604" w14:textId="1DCF319A" w:rsidR="00DA5D05" w:rsidRPr="0094575F" w:rsidRDefault="00DA5D05" w:rsidP="00DA5D05">
            <w:pPr>
              <w:rPr>
                <w:ins w:id="3148" w:author="Ben Remez" w:date="2025-08-26T00:47:00Z" w16du:dateUtc="2025-08-25T21:47:00Z"/>
                <w:b/>
                <w:bCs/>
                <w:sz w:val="24"/>
                <w:szCs w:val="24"/>
                <w:rPrChange w:id="3149" w:author="Ben Remez" w:date="2025-08-26T00:48:00Z" w16du:dateUtc="2025-08-25T21:48:00Z">
                  <w:rPr>
                    <w:ins w:id="3150" w:author="Ben Remez" w:date="2025-08-26T00:47:00Z" w16du:dateUtc="2025-08-25T21:47:00Z"/>
                  </w:rPr>
                </w:rPrChange>
              </w:rPr>
            </w:pPr>
            <w:ins w:id="3151" w:author="Ben Remez" w:date="2025-08-26T00:47:00Z" w16du:dateUtc="2025-08-25T21:47:00Z">
              <w:r w:rsidRPr="0094575F">
                <w:rPr>
                  <w:b/>
                  <w:bCs/>
                  <w:sz w:val="24"/>
                  <w:szCs w:val="24"/>
                  <w:rPrChange w:id="3152" w:author="Ben Remez" w:date="2025-08-26T00:48:00Z" w16du:dateUtc="2025-08-25T21:48:00Z">
                    <w:rPr/>
                  </w:rPrChange>
                </w:rPr>
                <w:lastRenderedPageBreak/>
                <w:t>System</w:t>
              </w:r>
            </w:ins>
          </w:p>
        </w:tc>
        <w:tc>
          <w:tcPr>
            <w:tcW w:w="4508" w:type="dxa"/>
          </w:tcPr>
          <w:p w14:paraId="146627C7" w14:textId="35CE6197" w:rsidR="00DA5D05" w:rsidRPr="0094575F" w:rsidRDefault="00DA5D05" w:rsidP="00DA5D05">
            <w:pPr>
              <w:rPr>
                <w:ins w:id="3153" w:author="Ben Remez" w:date="2025-08-26T00:47:00Z" w16du:dateUtc="2025-08-25T21:47:00Z"/>
                <w:b/>
                <w:bCs/>
                <w:sz w:val="24"/>
                <w:szCs w:val="24"/>
                <w:rPrChange w:id="3154" w:author="Ben Remez" w:date="2025-08-26T00:48:00Z" w16du:dateUtc="2025-08-25T21:48:00Z">
                  <w:rPr>
                    <w:ins w:id="3155" w:author="Ben Remez" w:date="2025-08-26T00:47:00Z" w16du:dateUtc="2025-08-25T21:47:00Z"/>
                  </w:rPr>
                </w:rPrChange>
              </w:rPr>
            </w:pPr>
            <w:ins w:id="3156" w:author="Ben Remez" w:date="2025-08-26T00:47:00Z" w16du:dateUtc="2025-08-25T21:47:00Z">
              <w:r w:rsidRPr="0094575F">
                <w:rPr>
                  <w:b/>
                  <w:bCs/>
                  <w:sz w:val="24"/>
                  <w:szCs w:val="24"/>
                  <w:rPrChange w:id="3157" w:author="Ben Remez" w:date="2025-08-26T00:48:00Z" w16du:dateUtc="2025-08-25T21:48:00Z">
                    <w:rPr/>
                  </w:rPrChange>
                </w:rPr>
                <w:t>Average Entropy</w:t>
              </w:r>
            </w:ins>
          </w:p>
        </w:tc>
      </w:tr>
      <w:tr w:rsidR="00DA5D05" w:rsidRPr="00F66AA7" w14:paraId="72ACE210" w14:textId="77777777" w:rsidTr="00DA5D05">
        <w:trPr>
          <w:ins w:id="3158" w:author="Ben Remez" w:date="2025-08-26T00:47:00Z"/>
        </w:trPr>
        <w:tc>
          <w:tcPr>
            <w:tcW w:w="4508" w:type="dxa"/>
          </w:tcPr>
          <w:p w14:paraId="557C17A5" w14:textId="5EBB5763" w:rsidR="00DA5D05" w:rsidRPr="00F66AA7" w:rsidRDefault="00DA5D05" w:rsidP="00DA5D05">
            <w:pPr>
              <w:rPr>
                <w:ins w:id="3159" w:author="Ben Remez" w:date="2025-08-26T00:47:00Z" w16du:dateUtc="2025-08-25T21:47:00Z"/>
                <w:sz w:val="24"/>
                <w:szCs w:val="24"/>
                <w:rPrChange w:id="3160" w:author="Ben Remez" w:date="2025-08-26T00:48:00Z" w16du:dateUtc="2025-08-25T21:48:00Z">
                  <w:rPr>
                    <w:ins w:id="3161" w:author="Ben Remez" w:date="2025-08-26T00:47:00Z" w16du:dateUtc="2025-08-25T21:47:00Z"/>
                  </w:rPr>
                </w:rPrChange>
              </w:rPr>
            </w:pPr>
            <w:ins w:id="3162" w:author="Ben Remez" w:date="2025-08-26T00:47:00Z" w16du:dateUtc="2025-08-25T21:47:00Z">
              <w:r w:rsidRPr="00F66AA7">
                <w:rPr>
                  <w:sz w:val="24"/>
                  <w:szCs w:val="24"/>
                  <w:rPrChange w:id="3163" w:author="Ben Remez" w:date="2025-08-26T00:48:00Z" w16du:dateUtc="2025-08-25T21:48:00Z">
                    <w:rPr/>
                  </w:rPrChange>
                </w:rPr>
                <w:t>Manual FT</w:t>
              </w:r>
            </w:ins>
          </w:p>
        </w:tc>
        <w:tc>
          <w:tcPr>
            <w:tcW w:w="4508" w:type="dxa"/>
          </w:tcPr>
          <w:p w14:paraId="14A40051" w14:textId="1C21C25E" w:rsidR="00DA5D05" w:rsidRPr="00F66AA7" w:rsidRDefault="00DA5D05" w:rsidP="00DA5D05">
            <w:pPr>
              <w:rPr>
                <w:ins w:id="3164" w:author="Ben Remez" w:date="2025-08-26T00:47:00Z" w16du:dateUtc="2025-08-25T21:47:00Z"/>
                <w:sz w:val="24"/>
                <w:szCs w:val="24"/>
                <w:rPrChange w:id="3165" w:author="Ben Remez" w:date="2025-08-26T00:48:00Z" w16du:dateUtc="2025-08-25T21:48:00Z">
                  <w:rPr>
                    <w:ins w:id="3166" w:author="Ben Remez" w:date="2025-08-26T00:47:00Z" w16du:dateUtc="2025-08-25T21:47:00Z"/>
                  </w:rPr>
                </w:rPrChange>
              </w:rPr>
            </w:pPr>
            <w:ins w:id="3167" w:author="Ben Remez" w:date="2025-08-26T00:47:00Z" w16du:dateUtc="2025-08-25T21:47:00Z">
              <w:r w:rsidRPr="00F66AA7">
                <w:rPr>
                  <w:sz w:val="24"/>
                  <w:szCs w:val="24"/>
                  <w:rPrChange w:id="3168" w:author="Ben Remez" w:date="2025-08-26T00:48:00Z" w16du:dateUtc="2025-08-25T21:48:00Z">
                    <w:rPr/>
                  </w:rPrChange>
                </w:rPr>
                <w:t>0.1444</w:t>
              </w:r>
            </w:ins>
          </w:p>
        </w:tc>
      </w:tr>
      <w:tr w:rsidR="00DA5D05" w:rsidRPr="00F66AA7" w14:paraId="7B447444" w14:textId="77777777" w:rsidTr="00DA5D05">
        <w:trPr>
          <w:ins w:id="3169" w:author="Ben Remez" w:date="2025-08-26T00:47:00Z"/>
        </w:trPr>
        <w:tc>
          <w:tcPr>
            <w:tcW w:w="4508" w:type="dxa"/>
          </w:tcPr>
          <w:p w14:paraId="6D697A51" w14:textId="5DF47B80" w:rsidR="00DA5D05" w:rsidRPr="00F66AA7" w:rsidRDefault="00DA5D05" w:rsidP="00DA5D05">
            <w:pPr>
              <w:rPr>
                <w:ins w:id="3170" w:author="Ben Remez" w:date="2025-08-26T00:47:00Z" w16du:dateUtc="2025-08-25T21:47:00Z"/>
                <w:sz w:val="24"/>
                <w:szCs w:val="24"/>
                <w:rPrChange w:id="3171" w:author="Ben Remez" w:date="2025-08-26T00:48:00Z" w16du:dateUtc="2025-08-25T21:48:00Z">
                  <w:rPr>
                    <w:ins w:id="3172" w:author="Ben Remez" w:date="2025-08-26T00:47:00Z" w16du:dateUtc="2025-08-25T21:47:00Z"/>
                  </w:rPr>
                </w:rPrChange>
              </w:rPr>
            </w:pPr>
            <w:ins w:id="3173" w:author="Ben Remez" w:date="2025-08-26T00:47:00Z" w16du:dateUtc="2025-08-25T21:47:00Z">
              <w:r w:rsidRPr="00F66AA7">
                <w:rPr>
                  <w:sz w:val="24"/>
                  <w:szCs w:val="24"/>
                  <w:rPrChange w:id="3174" w:author="Ben Remez" w:date="2025-08-26T00:48:00Z" w16du:dateUtc="2025-08-25T21:48:00Z">
                    <w:rPr/>
                  </w:rPrChange>
                </w:rPr>
                <w:t>RAG Improved</w:t>
              </w:r>
            </w:ins>
          </w:p>
        </w:tc>
        <w:tc>
          <w:tcPr>
            <w:tcW w:w="4508" w:type="dxa"/>
          </w:tcPr>
          <w:p w14:paraId="02867508" w14:textId="1F228EB7" w:rsidR="00DA5D05" w:rsidRPr="00F66AA7" w:rsidRDefault="00DA5D05" w:rsidP="00DA5D05">
            <w:pPr>
              <w:rPr>
                <w:ins w:id="3175" w:author="Ben Remez" w:date="2025-08-26T00:47:00Z" w16du:dateUtc="2025-08-25T21:47:00Z"/>
                <w:sz w:val="24"/>
                <w:szCs w:val="24"/>
                <w:rPrChange w:id="3176" w:author="Ben Remez" w:date="2025-08-26T00:48:00Z" w16du:dateUtc="2025-08-25T21:48:00Z">
                  <w:rPr>
                    <w:ins w:id="3177" w:author="Ben Remez" w:date="2025-08-26T00:47:00Z" w16du:dateUtc="2025-08-25T21:47:00Z"/>
                  </w:rPr>
                </w:rPrChange>
              </w:rPr>
            </w:pPr>
            <w:ins w:id="3178" w:author="Ben Remez" w:date="2025-08-26T00:47:00Z" w16du:dateUtc="2025-08-25T21:47:00Z">
              <w:r w:rsidRPr="00F66AA7">
                <w:rPr>
                  <w:sz w:val="24"/>
                  <w:szCs w:val="24"/>
                  <w:rPrChange w:id="3179" w:author="Ben Remez" w:date="2025-08-26T00:48:00Z" w16du:dateUtc="2025-08-25T21:48:00Z">
                    <w:rPr/>
                  </w:rPrChange>
                </w:rPr>
                <w:t>0.1421</w:t>
              </w:r>
            </w:ins>
          </w:p>
        </w:tc>
      </w:tr>
      <w:tr w:rsidR="00DA5D05" w:rsidRPr="00F66AA7" w14:paraId="37C90B8F" w14:textId="77777777" w:rsidTr="00DA5D05">
        <w:trPr>
          <w:ins w:id="3180" w:author="Ben Remez" w:date="2025-08-26T00:47:00Z"/>
        </w:trPr>
        <w:tc>
          <w:tcPr>
            <w:tcW w:w="4508" w:type="dxa"/>
          </w:tcPr>
          <w:p w14:paraId="0C2D5609" w14:textId="39F1E84E" w:rsidR="00DA5D05" w:rsidRPr="00F66AA7" w:rsidRDefault="00DA5D05" w:rsidP="00DA5D05">
            <w:pPr>
              <w:rPr>
                <w:ins w:id="3181" w:author="Ben Remez" w:date="2025-08-26T00:47:00Z" w16du:dateUtc="2025-08-25T21:47:00Z"/>
                <w:sz w:val="24"/>
                <w:szCs w:val="24"/>
                <w:rPrChange w:id="3182" w:author="Ben Remez" w:date="2025-08-26T00:48:00Z" w16du:dateUtc="2025-08-25T21:48:00Z">
                  <w:rPr>
                    <w:ins w:id="3183" w:author="Ben Remez" w:date="2025-08-26T00:47:00Z" w16du:dateUtc="2025-08-25T21:47:00Z"/>
                  </w:rPr>
                </w:rPrChange>
              </w:rPr>
            </w:pPr>
            <w:ins w:id="3184" w:author="Ben Remez" w:date="2025-08-26T00:47:00Z" w16du:dateUtc="2025-08-25T21:47:00Z">
              <w:r w:rsidRPr="00F66AA7">
                <w:rPr>
                  <w:sz w:val="24"/>
                  <w:szCs w:val="24"/>
                  <w:rPrChange w:id="3185" w:author="Ben Remez" w:date="2025-08-26T00:48:00Z" w16du:dateUtc="2025-08-25T21:48:00Z">
                    <w:rPr/>
                  </w:rPrChange>
                </w:rPr>
                <w:t>MI</w:t>
              </w:r>
            </w:ins>
            <w:ins w:id="3186" w:author="Ben Remez" w:date="2025-08-26T00:48:00Z" w16du:dateUtc="2025-08-25T21:48:00Z">
              <w:r w:rsidRPr="00F66AA7">
                <w:rPr>
                  <w:sz w:val="24"/>
                  <w:szCs w:val="24"/>
                  <w:rPrChange w:id="3187" w:author="Ben Remez" w:date="2025-08-26T00:48:00Z" w16du:dateUtc="2025-08-25T21:48:00Z">
                    <w:rPr/>
                  </w:rPrChange>
                </w:rPr>
                <w:t>RAI</w:t>
              </w:r>
            </w:ins>
          </w:p>
        </w:tc>
        <w:tc>
          <w:tcPr>
            <w:tcW w:w="4508" w:type="dxa"/>
          </w:tcPr>
          <w:p w14:paraId="424A4F17" w14:textId="12D579D7" w:rsidR="00DA5D05" w:rsidRPr="00F66AA7" w:rsidRDefault="00DA5D05" w:rsidP="00DA5D05">
            <w:pPr>
              <w:rPr>
                <w:ins w:id="3188" w:author="Ben Remez" w:date="2025-08-26T00:47:00Z" w16du:dateUtc="2025-08-25T21:47:00Z"/>
                <w:sz w:val="24"/>
                <w:szCs w:val="24"/>
                <w:rPrChange w:id="3189" w:author="Ben Remez" w:date="2025-08-26T00:48:00Z" w16du:dateUtc="2025-08-25T21:48:00Z">
                  <w:rPr>
                    <w:ins w:id="3190" w:author="Ben Remez" w:date="2025-08-26T00:47:00Z" w16du:dateUtc="2025-08-25T21:47:00Z"/>
                  </w:rPr>
                </w:rPrChange>
              </w:rPr>
            </w:pPr>
            <w:ins w:id="3191" w:author="Ben Remez" w:date="2025-08-26T00:47:00Z" w16du:dateUtc="2025-08-25T21:47:00Z">
              <w:r w:rsidRPr="00F66AA7">
                <w:rPr>
                  <w:sz w:val="24"/>
                  <w:szCs w:val="24"/>
                  <w:rPrChange w:id="3192" w:author="Ben Remez" w:date="2025-08-26T00:48:00Z" w16du:dateUtc="2025-08-25T21:48:00Z">
                    <w:rPr/>
                  </w:rPrChange>
                </w:rPr>
                <w:t>0.6745</w:t>
              </w:r>
            </w:ins>
          </w:p>
        </w:tc>
      </w:tr>
    </w:tbl>
    <w:p w14:paraId="22769847" w14:textId="1DCF6FF8" w:rsidR="00DA5D05" w:rsidRPr="0090669A" w:rsidRDefault="0090669A">
      <w:pPr>
        <w:jc w:val="center"/>
        <w:rPr>
          <w:ins w:id="3193" w:author="Ben Remez" w:date="2025-08-26T00:48:00Z" w16du:dateUtc="2025-08-25T21:48:00Z"/>
          <w:i/>
          <w:iCs/>
          <w:sz w:val="24"/>
          <w:szCs w:val="24"/>
          <w:rPrChange w:id="3194" w:author="Ben Remez" w:date="2025-08-26T01:03:00Z" w16du:dateUtc="2025-08-25T22:03:00Z">
            <w:rPr>
              <w:ins w:id="3195" w:author="Ben Remez" w:date="2025-08-26T00:48:00Z" w16du:dateUtc="2025-08-25T21:48:00Z"/>
            </w:rPr>
          </w:rPrChange>
        </w:rPr>
        <w:pPrChange w:id="3196" w:author="Ben Remez" w:date="2025-08-26T01:03:00Z" w16du:dateUtc="2025-08-25T22:03:00Z">
          <w:pPr>
            <w:ind w:left="360"/>
          </w:pPr>
        </w:pPrChange>
      </w:pPr>
      <w:ins w:id="3197" w:author="Ben Remez" w:date="2025-08-26T01:03:00Z" w16du:dateUtc="2025-08-25T22:03:00Z">
        <w:r>
          <w:rPr>
            <w:b/>
            <w:bCs/>
            <w:i/>
            <w:iCs/>
            <w:sz w:val="24"/>
            <w:szCs w:val="24"/>
          </w:rPr>
          <w:t xml:space="preserve">Table </w:t>
        </w:r>
      </w:ins>
      <w:ins w:id="3198" w:author="Ben Remez" w:date="2025-08-26T01:06:00Z" w16du:dateUtc="2025-08-25T22:06:00Z">
        <w:r w:rsidR="00B30D14">
          <w:rPr>
            <w:b/>
            <w:bCs/>
            <w:i/>
            <w:iCs/>
            <w:sz w:val="24"/>
            <w:szCs w:val="24"/>
          </w:rPr>
          <w:t>B.1</w:t>
        </w:r>
      </w:ins>
      <w:ins w:id="3199" w:author="Ben Remez" w:date="2025-08-26T01:03:00Z" w16du:dateUtc="2025-08-25T22:03:00Z">
        <w:r>
          <w:rPr>
            <w:b/>
            <w:bCs/>
            <w:i/>
            <w:iCs/>
            <w:sz w:val="24"/>
            <w:szCs w:val="24"/>
          </w:rPr>
          <w:t xml:space="preserve">: </w:t>
        </w:r>
        <w:r>
          <w:rPr>
            <w:i/>
            <w:iCs/>
            <w:sz w:val="24"/>
            <w:szCs w:val="24"/>
          </w:rPr>
          <w:t>The calculated average entropy per system.</w:t>
        </w:r>
      </w:ins>
    </w:p>
    <w:p w14:paraId="42C6C142" w14:textId="65945F23" w:rsidR="00DA5D05" w:rsidRDefault="00DA5D05" w:rsidP="00DA5D05">
      <w:pPr>
        <w:pStyle w:val="Heading2"/>
        <w:numPr>
          <w:ilvl w:val="1"/>
          <w:numId w:val="14"/>
        </w:numPr>
        <w:rPr>
          <w:ins w:id="3200" w:author="Ben Remez" w:date="2025-08-26T00:48:00Z" w16du:dateUtc="2025-08-25T21:48:00Z"/>
        </w:rPr>
      </w:pPr>
      <w:bookmarkStart w:id="3201" w:name="_Toc207063011"/>
      <w:ins w:id="3202" w:author="Ben Remez" w:date="2025-08-26T00:48:00Z" w16du:dateUtc="2025-08-25T21:48:00Z">
        <w:r>
          <w:t>Interpretation</w:t>
        </w:r>
        <w:bookmarkEnd w:id="3201"/>
      </w:ins>
    </w:p>
    <w:p w14:paraId="4CA996D3" w14:textId="77777777" w:rsidR="00DA5D05" w:rsidRPr="00A8064A" w:rsidRDefault="00DA5D05" w:rsidP="007F6AB9">
      <w:pPr>
        <w:ind w:left="360" w:firstLine="360"/>
        <w:jc w:val="both"/>
        <w:rPr>
          <w:ins w:id="3203" w:author="Ben Remez" w:date="2025-08-26T00:48:00Z" w16du:dateUtc="2025-08-25T21:48:00Z"/>
          <w:sz w:val="24"/>
          <w:szCs w:val="24"/>
          <w:rPrChange w:id="3204" w:author="Ben Remez" w:date="2025-08-26T00:48:00Z" w16du:dateUtc="2025-08-25T21:48:00Z">
            <w:rPr>
              <w:ins w:id="3205" w:author="Ben Remez" w:date="2025-08-26T00:48:00Z" w16du:dateUtc="2025-08-25T21:48:00Z"/>
            </w:rPr>
          </w:rPrChange>
        </w:rPr>
        <w:pPrChange w:id="3206" w:author="Alexander Apartsin" w:date="2025-08-27T11:18:00Z" w16du:dateUtc="2025-08-27T08:18:00Z">
          <w:pPr>
            <w:ind w:left="360"/>
          </w:pPr>
        </w:pPrChange>
      </w:pPr>
      <w:ins w:id="3207" w:author="Ben Remez" w:date="2025-08-26T00:48:00Z" w16du:dateUtc="2025-08-25T21:48:00Z">
        <w:r w:rsidRPr="00A8064A">
          <w:rPr>
            <w:sz w:val="24"/>
            <w:szCs w:val="24"/>
            <w:rPrChange w:id="3208" w:author="Ben Remez" w:date="2025-08-26T00:48:00Z" w16du:dateUtc="2025-08-25T21:48:00Z">
              <w:rPr/>
            </w:rPrChange>
          </w:rPr>
          <w:t>The results demonstrate a substantial reduction in entropy for both our pipelines compared to the MIRAI benchmark. While MIRAI’s outputs exhibited an average entropy of 0.6745, indicating relatively high uncertainty in its predictions, our pipelines achieved much lower values: 0.1444 for Manual FT and 0.1421 for RAG Improved. This suggests that our approaches not only improved classification performance but also produced more confident predictions.</w:t>
        </w:r>
      </w:ins>
    </w:p>
    <w:p w14:paraId="265D41CD" w14:textId="6371EC24" w:rsidR="00DA5D05" w:rsidRDefault="00DA5D05" w:rsidP="007F6AB9">
      <w:pPr>
        <w:ind w:left="360"/>
        <w:jc w:val="both"/>
        <w:rPr>
          <w:ins w:id="3209" w:author="Ben Remez" w:date="2025-08-26T00:49:00Z" w16du:dateUtc="2025-08-25T21:49:00Z"/>
          <w:sz w:val="24"/>
          <w:szCs w:val="24"/>
        </w:rPr>
        <w:pPrChange w:id="3210" w:author="Alexander Apartsin" w:date="2025-08-27T11:18:00Z" w16du:dateUtc="2025-08-27T08:18:00Z">
          <w:pPr>
            <w:ind w:left="360"/>
          </w:pPr>
        </w:pPrChange>
      </w:pPr>
      <w:ins w:id="3211" w:author="Ben Remez" w:date="2025-08-26T00:48:00Z" w16du:dateUtc="2025-08-25T21:48:00Z">
        <w:r w:rsidRPr="00A8064A">
          <w:rPr>
            <w:sz w:val="24"/>
            <w:szCs w:val="24"/>
            <w:rPrChange w:id="3212" w:author="Ben Remez" w:date="2025-08-26T00:48:00Z" w16du:dateUtc="2025-08-25T21:48:00Z">
              <w:rPr/>
            </w:rPrChange>
          </w:rPr>
          <w:t>Notably, the RAG Improved pipeline yielded the lowest entropy, reflecting both the effectiveness of the refined indicator prompts and the enhanced retrieval infrastructure. These results reinforce the observation that our system consistently produces more decisive outputs than MIRAI, while maintaining scalability and competitive accuracy.</w:t>
        </w:r>
      </w:ins>
    </w:p>
    <w:p w14:paraId="3B44777E" w14:textId="4B4D02D1" w:rsidR="00276C10" w:rsidRDefault="00276C10" w:rsidP="00276C10">
      <w:pPr>
        <w:pStyle w:val="Heading1"/>
        <w:numPr>
          <w:ilvl w:val="0"/>
          <w:numId w:val="14"/>
        </w:numPr>
        <w:ind w:left="0" w:firstLine="0"/>
        <w:rPr>
          <w:ins w:id="3213" w:author="Ben Remez" w:date="2025-08-26T00:59:00Z" w16du:dateUtc="2025-08-25T21:59:00Z"/>
        </w:rPr>
      </w:pPr>
      <w:bookmarkStart w:id="3214" w:name="_Toc207063012"/>
      <w:ins w:id="3215" w:author="Ben Remez" w:date="2025-08-26T00:56:00Z" w16du:dateUtc="2025-08-25T21:56:00Z">
        <w:r>
          <w:t xml:space="preserve">Appendix C </w:t>
        </w:r>
      </w:ins>
      <w:ins w:id="3216" w:author="Ben Remez" w:date="2025-08-26T00:59:00Z" w16du:dateUtc="2025-08-25T21:59:00Z">
        <w:r w:rsidR="003147CE">
          <w:t>–</w:t>
        </w:r>
      </w:ins>
      <w:ins w:id="3217" w:author="Ben Remez" w:date="2025-08-26T00:56:00Z" w16du:dateUtc="2025-08-25T21:56:00Z">
        <w:r>
          <w:t xml:space="preserve"> </w:t>
        </w:r>
      </w:ins>
      <w:ins w:id="3218" w:author="Ben Remez" w:date="2025-08-26T00:59:00Z" w16du:dateUtc="2025-08-25T21:59:00Z">
        <w:r w:rsidR="003147CE">
          <w:t>Threshold-Based Deep Analysis Exploration</w:t>
        </w:r>
        <w:bookmarkEnd w:id="3214"/>
      </w:ins>
    </w:p>
    <w:p w14:paraId="4C59A60E" w14:textId="3D1067CA" w:rsidR="003147CE" w:rsidRDefault="003147CE" w:rsidP="003147CE">
      <w:pPr>
        <w:pStyle w:val="Heading2"/>
        <w:numPr>
          <w:ilvl w:val="1"/>
          <w:numId w:val="14"/>
        </w:numPr>
        <w:rPr>
          <w:ins w:id="3219" w:author="Ben Remez" w:date="2025-08-26T00:59:00Z" w16du:dateUtc="2025-08-25T21:59:00Z"/>
        </w:rPr>
      </w:pPr>
      <w:bookmarkStart w:id="3220" w:name="_Toc207063013"/>
      <w:ins w:id="3221" w:author="Ben Remez" w:date="2025-08-26T00:59:00Z" w16du:dateUtc="2025-08-25T21:59:00Z">
        <w:r>
          <w:t>Motivation</w:t>
        </w:r>
        <w:bookmarkEnd w:id="3220"/>
      </w:ins>
    </w:p>
    <w:p w14:paraId="7E600598" w14:textId="45C4D18C" w:rsidR="003147CE" w:rsidRPr="00794452" w:rsidRDefault="003147CE" w:rsidP="007F6AB9">
      <w:pPr>
        <w:ind w:left="360" w:firstLine="360"/>
        <w:jc w:val="both"/>
        <w:rPr>
          <w:ins w:id="3222" w:author="Ben Remez" w:date="2025-08-26T01:00:00Z" w16du:dateUtc="2025-08-25T22:00:00Z"/>
          <w:sz w:val="24"/>
          <w:szCs w:val="24"/>
          <w:rPrChange w:id="3223" w:author="Ben Remez" w:date="2025-08-26T01:00:00Z" w16du:dateUtc="2025-08-25T22:00:00Z">
            <w:rPr>
              <w:ins w:id="3224" w:author="Ben Remez" w:date="2025-08-26T01:00:00Z" w16du:dateUtc="2025-08-25T22:00:00Z"/>
            </w:rPr>
          </w:rPrChange>
        </w:rPr>
        <w:pPrChange w:id="3225" w:author="Alexander Apartsin" w:date="2025-08-27T11:18:00Z" w16du:dateUtc="2025-08-27T08:18:00Z">
          <w:pPr>
            <w:ind w:left="360" w:firstLine="360"/>
          </w:pPr>
        </w:pPrChange>
      </w:pPr>
      <w:ins w:id="3226" w:author="Ben Remez" w:date="2025-08-26T00:59:00Z" w16du:dateUtc="2025-08-25T21:59:00Z">
        <w:r w:rsidRPr="00794452">
          <w:rPr>
            <w:sz w:val="24"/>
            <w:szCs w:val="24"/>
            <w:rPrChange w:id="3227" w:author="Ben Remez" w:date="2025-08-26T01:00:00Z" w16du:dateUtc="2025-08-25T22:00:00Z">
              <w:rPr/>
            </w:rPrChange>
          </w:rPr>
          <w:t>After implementing the Deep Analysis step, we sought to investigate whether its application could be optimized by introducing a threshold mechanism. The underlying hypothesis was that when the confidence gap between the top two ranked hypotheses was small, the system’s decision was more ambiguous</w:t>
        </w:r>
        <w:del w:id="3228" w:author="Alexander Apartsin" w:date="2025-08-27T11:21:00Z" w16du:dateUtc="2025-08-27T08:21:00Z">
          <w:r w:rsidRPr="00794452" w:rsidDel="00BB7CFB">
            <w:rPr>
              <w:sz w:val="24"/>
              <w:szCs w:val="24"/>
              <w:rPrChange w:id="3229" w:author="Ben Remez" w:date="2025-08-26T01:00:00Z" w16du:dateUtc="2025-08-25T22:00:00Z">
                <w:rPr/>
              </w:rPrChange>
            </w:rPr>
            <w:delText>, and thus</w:delText>
          </w:r>
        </w:del>
      </w:ins>
      <w:ins w:id="3230" w:author="Alexander Apartsin" w:date="2025-08-27T11:21:00Z" w16du:dateUtc="2025-08-27T08:21:00Z">
        <w:r w:rsidR="00BB7CFB">
          <w:rPr>
            <w:sz w:val="24"/>
            <w:szCs w:val="24"/>
          </w:rPr>
          <w:t>. Thus</w:t>
        </w:r>
      </w:ins>
      <w:ins w:id="3231" w:author="Alexander Apartsin" w:date="2025-08-27T11:18:00Z" w16du:dateUtc="2025-08-27T08:18:00Z">
        <w:r w:rsidR="007F6AB9">
          <w:rPr>
            <w:sz w:val="24"/>
            <w:szCs w:val="24"/>
          </w:rPr>
          <w:t>,</w:t>
        </w:r>
      </w:ins>
      <w:ins w:id="3232" w:author="Ben Remez" w:date="2025-08-26T00:59:00Z" w16du:dateUtc="2025-08-25T21:59:00Z">
        <w:r w:rsidRPr="00794452">
          <w:rPr>
            <w:sz w:val="24"/>
            <w:szCs w:val="24"/>
            <w:rPrChange w:id="3233" w:author="Ben Remez" w:date="2025-08-26T01:00:00Z" w16du:dateUtc="2025-08-25T22:00:00Z">
              <w:rPr/>
            </w:rPrChange>
          </w:rPr>
          <w:t xml:space="preserve"> additional Deep Analysis might yield improved accuracy. Conversely, if the confidence gap was large, the top-ranked hypothesis could be accepted directly without the added computational overhead of Deep Analysis.</w:t>
        </w:r>
      </w:ins>
    </w:p>
    <w:p w14:paraId="72339C1F" w14:textId="29CFFD5D" w:rsidR="00794452" w:rsidRDefault="00794452" w:rsidP="00794452">
      <w:pPr>
        <w:pStyle w:val="Heading2"/>
        <w:numPr>
          <w:ilvl w:val="1"/>
          <w:numId w:val="14"/>
        </w:numPr>
        <w:rPr>
          <w:ins w:id="3234" w:author="Ben Remez" w:date="2025-08-26T01:00:00Z" w16du:dateUtc="2025-08-25T22:00:00Z"/>
        </w:rPr>
      </w:pPr>
      <w:bookmarkStart w:id="3235" w:name="_Toc207063014"/>
      <w:ins w:id="3236" w:author="Ben Remez" w:date="2025-08-26T01:00:00Z" w16du:dateUtc="2025-08-25T22:00:00Z">
        <w:r>
          <w:t>Methodology</w:t>
        </w:r>
        <w:bookmarkEnd w:id="3235"/>
      </w:ins>
    </w:p>
    <w:p w14:paraId="3BE06A5F" w14:textId="3F6F001A" w:rsidR="00794452" w:rsidRDefault="00794452" w:rsidP="007F6AB9">
      <w:pPr>
        <w:ind w:left="360" w:firstLine="360"/>
        <w:jc w:val="both"/>
        <w:rPr>
          <w:ins w:id="3237" w:author="Ben Remez" w:date="2025-08-26T01:01:00Z" w16du:dateUtc="2025-08-25T22:01:00Z"/>
          <w:sz w:val="24"/>
          <w:szCs w:val="24"/>
        </w:rPr>
        <w:pPrChange w:id="3238" w:author="Alexander Apartsin" w:date="2025-08-27T11:18:00Z" w16du:dateUtc="2025-08-27T08:18:00Z">
          <w:pPr>
            <w:ind w:left="360" w:firstLine="360"/>
          </w:pPr>
        </w:pPrChange>
      </w:pPr>
      <w:ins w:id="3239" w:author="Ben Remez" w:date="2025-08-26T01:00:00Z" w16du:dateUtc="2025-08-25T22:00:00Z">
        <w:r w:rsidRPr="00794452">
          <w:rPr>
            <w:sz w:val="24"/>
            <w:szCs w:val="24"/>
            <w:rPrChange w:id="3240" w:author="Ben Remez" w:date="2025-08-26T01:01:00Z" w16du:dateUtc="2025-08-25T22:01:00Z">
              <w:rPr/>
            </w:rPrChange>
          </w:rPr>
          <w:t xml:space="preserve">To test this hypothesis, we calculated the delta between the scores of the top </w:t>
        </w:r>
        <w:del w:id="3241" w:author="Alexander Apartsin" w:date="2025-08-27T11:18:00Z" w16du:dateUtc="2025-08-27T08:18:00Z">
          <w:r w:rsidRPr="00794452" w:rsidDel="007F6AB9">
            <w:rPr>
              <w:sz w:val="24"/>
              <w:szCs w:val="24"/>
              <w:rPrChange w:id="3242" w:author="Ben Remez" w:date="2025-08-26T01:01:00Z" w16du:dateUtc="2025-08-25T22:01:00Z">
                <w:rPr/>
              </w:rPrChange>
            </w:rPr>
            <w:delText>two ranked</w:delText>
          </w:r>
        </w:del>
      </w:ins>
      <w:ins w:id="3243" w:author="Alexander Apartsin" w:date="2025-08-27T11:18:00Z" w16du:dateUtc="2025-08-27T08:18:00Z">
        <w:r w:rsidR="007F6AB9">
          <w:rPr>
            <w:sz w:val="24"/>
            <w:szCs w:val="24"/>
          </w:rPr>
          <w:t>two-ranked</w:t>
        </w:r>
      </w:ins>
      <w:ins w:id="3244" w:author="Ben Remez" w:date="2025-08-26T01:00:00Z" w16du:dateUtc="2025-08-25T22:00:00Z">
        <w:r w:rsidRPr="00794452">
          <w:rPr>
            <w:sz w:val="24"/>
            <w:szCs w:val="24"/>
            <w:rPrChange w:id="3245" w:author="Ben Remez" w:date="2025-08-26T01:01:00Z" w16du:dateUtc="2025-08-25T22:01:00Z">
              <w:rPr/>
            </w:rPrChange>
          </w:rPr>
          <w:t xml:space="preserve"> hypotheses for each query. We then measured the accuracy of the system when applying Deep Analysis only to queries falling below different delta thresholds. This analysis was performed on queries where the correct answer appeared in either rank </w:t>
        </w:r>
        <w:del w:id="3246" w:author="Alexander Apartsin" w:date="2025-08-27T11:18:00Z" w16du:dateUtc="2025-08-27T08:18:00Z">
          <w:r w:rsidRPr="00794452" w:rsidDel="007F6AB9">
            <w:rPr>
              <w:sz w:val="24"/>
              <w:szCs w:val="24"/>
              <w:rPrChange w:id="3247" w:author="Ben Remez" w:date="2025-08-26T01:01:00Z" w16du:dateUtc="2025-08-25T22:01:00Z">
                <w:rPr/>
              </w:rPrChange>
            </w:rPr>
            <w:delText>1</w:delText>
          </w:r>
        </w:del>
      </w:ins>
      <w:ins w:id="3248" w:author="Alexander Apartsin" w:date="2025-08-27T11:18:00Z" w16du:dateUtc="2025-08-27T08:18:00Z">
        <w:r w:rsidR="007F6AB9">
          <w:rPr>
            <w:sz w:val="24"/>
            <w:szCs w:val="24"/>
          </w:rPr>
          <w:t>one</w:t>
        </w:r>
      </w:ins>
      <w:ins w:id="3249" w:author="Ben Remez" w:date="2025-08-26T01:00:00Z" w16du:dateUtc="2025-08-25T22:00:00Z">
        <w:r w:rsidRPr="00794452">
          <w:rPr>
            <w:sz w:val="24"/>
            <w:szCs w:val="24"/>
            <w:rPrChange w:id="3250" w:author="Ben Remez" w:date="2025-08-26T01:01:00Z" w16du:dateUtc="2025-08-25T22:01:00Z">
              <w:rPr/>
            </w:rPrChange>
          </w:rPr>
          <w:t xml:space="preserve"> or rank </w:t>
        </w:r>
      </w:ins>
      <w:ins w:id="3251" w:author="Alexander Apartsin" w:date="2025-08-27T11:18:00Z" w16du:dateUtc="2025-08-27T08:18:00Z">
        <w:r w:rsidR="007F6AB9">
          <w:rPr>
            <w:sz w:val="24"/>
            <w:szCs w:val="24"/>
          </w:rPr>
          <w:t>two</w:t>
        </w:r>
      </w:ins>
      <w:ins w:id="3252" w:author="Ben Remez" w:date="2025-08-26T01:00:00Z" w16du:dateUtc="2025-08-25T22:00:00Z">
        <w:del w:id="3253" w:author="Alexander Apartsin" w:date="2025-08-27T11:18:00Z" w16du:dateUtc="2025-08-27T08:18:00Z">
          <w:r w:rsidRPr="00794452" w:rsidDel="007F6AB9">
            <w:rPr>
              <w:sz w:val="24"/>
              <w:szCs w:val="24"/>
              <w:rPrChange w:id="3254" w:author="Ben Remez" w:date="2025-08-26T01:01:00Z" w16du:dateUtc="2025-08-25T22:01:00Z">
                <w:rPr/>
              </w:rPrChange>
            </w:rPr>
            <w:delText>2</w:delText>
          </w:r>
        </w:del>
        <w:r w:rsidRPr="00794452">
          <w:rPr>
            <w:sz w:val="24"/>
            <w:szCs w:val="24"/>
            <w:rPrChange w:id="3255" w:author="Ben Remez" w:date="2025-08-26T01:01:00Z" w16du:dateUtc="2025-08-25T22:01:00Z">
              <w:rPr/>
            </w:rPrChange>
          </w:rPr>
          <w:t>, as these cases best capture ambiguity between competing hypotheses.</w:t>
        </w:r>
      </w:ins>
    </w:p>
    <w:p w14:paraId="5805FCDD" w14:textId="53F5DFAB" w:rsidR="00794452" w:rsidRDefault="00794452" w:rsidP="007F6AB9">
      <w:pPr>
        <w:ind w:left="357"/>
        <w:jc w:val="both"/>
        <w:rPr>
          <w:ins w:id="3256" w:author="Ben Remez" w:date="2025-08-26T01:02:00Z" w16du:dateUtc="2025-08-25T22:02:00Z"/>
          <w:sz w:val="24"/>
          <w:szCs w:val="24"/>
        </w:rPr>
        <w:pPrChange w:id="3257" w:author="Alexander Apartsin" w:date="2025-08-27T11:18:00Z" w16du:dateUtc="2025-08-27T08:18:00Z">
          <w:pPr>
            <w:ind w:left="357"/>
          </w:pPr>
        </w:pPrChange>
      </w:pPr>
      <w:ins w:id="3258" w:author="Ben Remez" w:date="2025-08-26T01:02:00Z" w16du:dateUtc="2025-08-25T22:02:00Z">
        <w:r w:rsidRPr="00794452">
          <w:rPr>
            <w:sz w:val="24"/>
            <w:szCs w:val="24"/>
          </w:rPr>
          <w:t>Two plots were generated:</w:t>
        </w:r>
      </w:ins>
    </w:p>
    <w:p w14:paraId="67F389BD" w14:textId="28AD967C" w:rsidR="00794452" w:rsidRDefault="00794452" w:rsidP="007F6AB9">
      <w:pPr>
        <w:pStyle w:val="ListParagraph"/>
        <w:numPr>
          <w:ilvl w:val="0"/>
          <w:numId w:val="22"/>
        </w:numPr>
        <w:jc w:val="both"/>
        <w:rPr>
          <w:ins w:id="3259" w:author="Ben Remez" w:date="2025-08-26T01:02:00Z" w16du:dateUtc="2025-08-25T22:02:00Z"/>
          <w:sz w:val="24"/>
          <w:szCs w:val="24"/>
        </w:rPr>
        <w:pPrChange w:id="3260" w:author="Alexander Apartsin" w:date="2025-08-27T11:18:00Z" w16du:dateUtc="2025-08-27T08:18:00Z">
          <w:pPr>
            <w:pStyle w:val="ListParagraph"/>
            <w:numPr>
              <w:numId w:val="22"/>
            </w:numPr>
            <w:ind w:left="1077" w:hanging="360"/>
          </w:pPr>
        </w:pPrChange>
      </w:pPr>
      <w:ins w:id="3261" w:author="Ben Remez" w:date="2025-08-26T01:02:00Z" w16du:dateUtc="2025-08-25T22:02:00Z">
        <w:r w:rsidRPr="00794452">
          <w:rPr>
            <w:sz w:val="24"/>
            <w:szCs w:val="24"/>
          </w:rPr>
          <w:t>A raw accuracy vs. delta threshold curve</w:t>
        </w:r>
        <w:r w:rsidR="0090669A">
          <w:rPr>
            <w:sz w:val="24"/>
            <w:szCs w:val="24"/>
          </w:rPr>
          <w:t xml:space="preserve"> (</w:t>
        </w:r>
        <w:del w:id="3262" w:author="Alexander Apartsin" w:date="2025-08-27T11:18:00Z" w16du:dateUtc="2025-08-27T08:18:00Z">
          <w:r w:rsidR="0090669A" w:rsidDel="007F6AB9">
            <w:rPr>
              <w:sz w:val="24"/>
              <w:szCs w:val="24"/>
            </w:rPr>
            <w:delText>figure</w:delText>
          </w:r>
        </w:del>
      </w:ins>
      <w:ins w:id="3263" w:author="Alexander Apartsin" w:date="2025-08-27T11:18:00Z" w16du:dateUtc="2025-08-27T08:18:00Z">
        <w:r w:rsidR="007F6AB9">
          <w:rPr>
            <w:sz w:val="24"/>
            <w:szCs w:val="24"/>
          </w:rPr>
          <w:t>Figure</w:t>
        </w:r>
      </w:ins>
      <w:ins w:id="3264" w:author="Ben Remez" w:date="2025-08-26T01:02:00Z" w16du:dateUtc="2025-08-25T22:02:00Z">
        <w:r w:rsidR="0090669A">
          <w:rPr>
            <w:sz w:val="24"/>
            <w:szCs w:val="24"/>
          </w:rPr>
          <w:t xml:space="preserve"> </w:t>
        </w:r>
      </w:ins>
      <w:ins w:id="3265" w:author="Ben Remez" w:date="2025-08-26T01:03:00Z" w16du:dateUtc="2025-08-25T22:03:00Z">
        <w:r w:rsidR="0090669A">
          <w:rPr>
            <w:sz w:val="24"/>
            <w:szCs w:val="24"/>
          </w:rPr>
          <w:t>7)</w:t>
        </w:r>
      </w:ins>
      <w:ins w:id="3266" w:author="Ben Remez" w:date="2025-08-26T01:02:00Z" w16du:dateUtc="2025-08-25T22:02:00Z">
        <w:r w:rsidRPr="00794452">
          <w:rPr>
            <w:sz w:val="24"/>
            <w:szCs w:val="24"/>
          </w:rPr>
          <w:t>, showing the direct relationship between delta values and accuracy.</w:t>
        </w:r>
      </w:ins>
    </w:p>
    <w:p w14:paraId="41A56B58" w14:textId="7C8B5B41" w:rsidR="001400F1" w:rsidRDefault="001400F1" w:rsidP="007F6AB9">
      <w:pPr>
        <w:pStyle w:val="ListParagraph"/>
        <w:numPr>
          <w:ilvl w:val="0"/>
          <w:numId w:val="22"/>
        </w:numPr>
        <w:jc w:val="both"/>
        <w:rPr>
          <w:ins w:id="3267" w:author="Ben Remez" w:date="2025-08-26T01:04:00Z" w16du:dateUtc="2025-08-25T22:04:00Z"/>
          <w:sz w:val="24"/>
          <w:szCs w:val="24"/>
        </w:rPr>
        <w:pPrChange w:id="3268" w:author="Alexander Apartsin" w:date="2025-08-27T11:18:00Z" w16du:dateUtc="2025-08-27T08:18:00Z">
          <w:pPr>
            <w:pStyle w:val="ListParagraph"/>
            <w:numPr>
              <w:numId w:val="22"/>
            </w:numPr>
            <w:ind w:left="1077" w:hanging="360"/>
          </w:pPr>
        </w:pPrChange>
      </w:pPr>
      <w:ins w:id="3269" w:author="Ben Remez" w:date="2025-08-26T01:02:00Z" w16du:dateUtc="2025-08-25T22:02:00Z">
        <w:r w:rsidRPr="001400F1">
          <w:rPr>
            <w:sz w:val="24"/>
            <w:szCs w:val="24"/>
          </w:rPr>
          <w:lastRenderedPageBreak/>
          <w:t>A smoothed version of the curve</w:t>
        </w:r>
      </w:ins>
      <w:ins w:id="3270" w:author="Ben Remez" w:date="2025-08-26T01:03:00Z" w16du:dateUtc="2025-08-25T22:03:00Z">
        <w:r w:rsidR="0090669A">
          <w:rPr>
            <w:sz w:val="24"/>
            <w:szCs w:val="24"/>
          </w:rPr>
          <w:t xml:space="preserve"> (figure 8)</w:t>
        </w:r>
      </w:ins>
      <w:ins w:id="3271" w:author="Ben Remez" w:date="2025-08-26T01:02:00Z" w16du:dateUtc="2025-08-25T22:02:00Z">
        <w:r w:rsidRPr="001400F1">
          <w:rPr>
            <w:sz w:val="24"/>
            <w:szCs w:val="24"/>
          </w:rPr>
          <w:t xml:space="preserve">, applying a quantile-based smoothing technique </w:t>
        </w:r>
        <w:del w:id="3272" w:author="Alexander Apartsin" w:date="2025-08-27T11:18:00Z" w16du:dateUtc="2025-08-27T08:18:00Z">
          <w:r w:rsidRPr="001400F1" w:rsidDel="007F6AB9">
            <w:rPr>
              <w:sz w:val="24"/>
              <w:szCs w:val="24"/>
            </w:rPr>
            <w:delText>to better highlight overall trends</w:delText>
          </w:r>
        </w:del>
      </w:ins>
      <w:ins w:id="3273" w:author="Alexander Apartsin" w:date="2025-08-27T11:18:00Z" w16du:dateUtc="2025-08-27T08:18:00Z">
        <w:r w:rsidR="007F6AB9">
          <w:rPr>
            <w:sz w:val="24"/>
            <w:szCs w:val="24"/>
          </w:rPr>
          <w:t>to highlight overall trends better</w:t>
        </w:r>
      </w:ins>
      <w:ins w:id="3274" w:author="Ben Remez" w:date="2025-08-26T01:02:00Z" w16du:dateUtc="2025-08-25T22:02:00Z">
        <w:r w:rsidRPr="001400F1">
          <w:rPr>
            <w:sz w:val="24"/>
            <w:szCs w:val="24"/>
          </w:rPr>
          <w:t xml:space="preserve"> and minimize noise.</w:t>
        </w:r>
      </w:ins>
    </w:p>
    <w:p w14:paraId="48F53623" w14:textId="0C8DB225" w:rsidR="0090669A" w:rsidRDefault="0090669A" w:rsidP="0090669A">
      <w:pPr>
        <w:pStyle w:val="Heading2"/>
        <w:numPr>
          <w:ilvl w:val="1"/>
          <w:numId w:val="14"/>
        </w:numPr>
        <w:rPr>
          <w:ins w:id="3275" w:author="Ben Remez" w:date="2025-08-26T01:04:00Z" w16du:dateUtc="2025-08-25T22:04:00Z"/>
        </w:rPr>
      </w:pPr>
      <w:bookmarkStart w:id="3276" w:name="_Toc207063015"/>
      <w:ins w:id="3277" w:author="Ben Remez" w:date="2025-08-26T01:04:00Z" w16du:dateUtc="2025-08-25T22:04:00Z">
        <w:r>
          <w:t>Results</w:t>
        </w:r>
        <w:bookmarkEnd w:id="3276"/>
      </w:ins>
    </w:p>
    <w:p w14:paraId="00874B77" w14:textId="7A3B4A92" w:rsidR="0090669A" w:rsidRDefault="0090669A" w:rsidP="007F6AB9">
      <w:pPr>
        <w:ind w:left="360"/>
        <w:jc w:val="both"/>
        <w:rPr>
          <w:ins w:id="3278" w:author="Ben Remez" w:date="2025-08-26T01:04:00Z" w16du:dateUtc="2025-08-25T22:04:00Z"/>
          <w:sz w:val="24"/>
          <w:szCs w:val="24"/>
        </w:rPr>
        <w:pPrChange w:id="3279" w:author="Alexander Apartsin" w:date="2025-08-27T11:19:00Z" w16du:dateUtc="2025-08-27T08:19:00Z">
          <w:pPr>
            <w:ind w:left="360"/>
          </w:pPr>
        </w:pPrChange>
      </w:pPr>
      <w:ins w:id="3280" w:author="Ben Remez" w:date="2025-08-26T01:04:00Z" w16du:dateUtc="2025-08-25T22:04:00Z">
        <w:r w:rsidRPr="0090669A">
          <w:rPr>
            <w:sz w:val="24"/>
            <w:szCs w:val="24"/>
            <w:rPrChange w:id="3281" w:author="Ben Remez" w:date="2025-08-26T01:04:00Z" w16du:dateUtc="2025-08-25T22:04:00Z">
              <w:rPr/>
            </w:rPrChange>
          </w:rPr>
          <w:t>Contrary to our expectations, the results revealed that smaller deltas</w:t>
        </w:r>
        <w:del w:id="3282" w:author="Alexander Apartsin" w:date="2025-08-27T11:21:00Z" w16du:dateUtc="2025-08-27T08:21:00Z">
          <w:r w:rsidRPr="0090669A" w:rsidDel="00BB7CFB">
            <w:rPr>
              <w:sz w:val="24"/>
              <w:szCs w:val="24"/>
              <w:rPrChange w:id="3283" w:author="Ben Remez" w:date="2025-08-26T01:04:00Z" w16du:dateUtc="2025-08-25T22:04:00Z">
                <w:rPr/>
              </w:rPrChange>
            </w:rPr>
            <w:delText xml:space="preserve"> </w:delText>
          </w:r>
          <w:r w:rsidR="00BC3137" w:rsidDel="00BB7CFB">
            <w:rPr>
              <w:sz w:val="24"/>
              <w:szCs w:val="24"/>
            </w:rPr>
            <w:delText>-</w:delText>
          </w:r>
          <w:r w:rsidRPr="0090669A" w:rsidDel="00BB7CFB">
            <w:rPr>
              <w:sz w:val="24"/>
              <w:szCs w:val="24"/>
              <w:rPrChange w:id="3284" w:author="Ben Remez" w:date="2025-08-26T01:04:00Z" w16du:dateUtc="2025-08-25T22:04:00Z">
                <w:rPr/>
              </w:rPrChange>
            </w:rPr>
            <w:delText xml:space="preserve"> which were assumed to reflect greater ambiguity </w:delText>
          </w:r>
          <w:r w:rsidR="00BC3137" w:rsidDel="00BB7CFB">
            <w:rPr>
              <w:sz w:val="24"/>
              <w:szCs w:val="24"/>
            </w:rPr>
            <w:delText>-</w:delText>
          </w:r>
        </w:del>
      </w:ins>
      <w:ins w:id="3285" w:author="Alexander Apartsin" w:date="2025-08-27T11:21:00Z" w16du:dateUtc="2025-08-27T08:21:00Z">
        <w:r w:rsidR="00BB7CFB">
          <w:rPr>
            <w:sz w:val="24"/>
            <w:szCs w:val="24"/>
          </w:rPr>
          <w:t>, which were assumed to reflect greater ambiguity,</w:t>
        </w:r>
      </w:ins>
      <w:ins w:id="3286" w:author="Ben Remez" w:date="2025-08-26T01:04:00Z" w16du:dateUtc="2025-08-25T22:04:00Z">
        <w:r w:rsidRPr="0090669A">
          <w:rPr>
            <w:sz w:val="24"/>
            <w:szCs w:val="24"/>
            <w:rPrChange w:id="3287" w:author="Ben Remez" w:date="2025-08-26T01:04:00Z" w16du:dateUtc="2025-08-25T22:04:00Z">
              <w:rPr/>
            </w:rPrChange>
          </w:rPr>
          <w:t xml:space="preserve"> </w:t>
        </w:r>
        <w:proofErr w:type="gramStart"/>
        <w:r w:rsidRPr="0090669A">
          <w:rPr>
            <w:sz w:val="24"/>
            <w:szCs w:val="24"/>
            <w:rPrChange w:id="3288" w:author="Ben Remez" w:date="2025-08-26T01:04:00Z" w16du:dateUtc="2025-08-25T22:04:00Z">
              <w:rPr/>
            </w:rPrChange>
          </w:rPr>
          <w:t>actually correlated</w:t>
        </w:r>
        <w:proofErr w:type="gramEnd"/>
        <w:r w:rsidRPr="0090669A">
          <w:rPr>
            <w:sz w:val="24"/>
            <w:szCs w:val="24"/>
            <w:rPrChange w:id="3289" w:author="Ben Remez" w:date="2025-08-26T01:04:00Z" w16du:dateUtc="2025-08-25T22:04:00Z">
              <w:rPr/>
            </w:rPrChange>
          </w:rPr>
          <w:t xml:space="preserve"> with higher accuracy. This trend was consistent in both the raw and smoothed curves. As delta values increased, accuracy decreased, suggesting that the system was most reliable in cases of close competition between hypotheses.</w:t>
        </w:r>
      </w:ins>
    </w:p>
    <w:p w14:paraId="0EE2A8F9" w14:textId="2AB26E8A" w:rsidR="005044AF" w:rsidRDefault="005044AF" w:rsidP="0090669A">
      <w:pPr>
        <w:ind w:left="360"/>
        <w:rPr>
          <w:ins w:id="3290" w:author="Ben Remez" w:date="2025-08-26T01:05:00Z" w16du:dateUtc="2025-08-25T22:05:00Z"/>
          <w:sz w:val="24"/>
          <w:szCs w:val="24"/>
        </w:rPr>
      </w:pPr>
      <w:ins w:id="3291" w:author="Ben Remez" w:date="2025-08-26T01:05:00Z" w16du:dateUtc="2025-08-25T22:05:00Z">
        <w:r w:rsidRPr="005044AF">
          <w:rPr>
            <w:sz w:val="24"/>
            <w:szCs w:val="24"/>
          </w:rPr>
          <w:t>Figures C.1 and C.2 illustrate these findings.</w:t>
        </w:r>
      </w:ins>
    </w:p>
    <w:p w14:paraId="0AB35AD2" w14:textId="7B79F28A" w:rsidR="00B30D14" w:rsidRDefault="00B30D14" w:rsidP="0090669A">
      <w:pPr>
        <w:ind w:left="360"/>
        <w:rPr>
          <w:ins w:id="3292" w:author="Ben Remez" w:date="2025-08-26T01:05:00Z" w16du:dateUtc="2025-08-25T22:05:00Z"/>
          <w:sz w:val="24"/>
          <w:szCs w:val="24"/>
        </w:rPr>
      </w:pPr>
      <w:ins w:id="3293" w:author="Ben Remez" w:date="2025-08-26T01:05:00Z" w16du:dateUtc="2025-08-25T22:05:00Z">
        <w:r w:rsidRPr="00B30D14">
          <w:rPr>
            <w:noProof/>
            <w:sz w:val="24"/>
            <w:szCs w:val="24"/>
          </w:rPr>
          <w:drawing>
            <wp:inline distT="0" distB="0" distL="0" distR="0" wp14:anchorId="105A8B4D" wp14:editId="298D973C">
              <wp:extent cx="5731510" cy="3684270"/>
              <wp:effectExtent l="0" t="0" r="2540" b="0"/>
              <wp:docPr id="146939084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0841" name="Picture 1" descr="A graph with a line&#10;&#10;AI-generated content may be incorrect."/>
                      <pic:cNvPicPr/>
                    </pic:nvPicPr>
                    <pic:blipFill>
                      <a:blip r:embed="rId25"/>
                      <a:stretch>
                        <a:fillRect/>
                      </a:stretch>
                    </pic:blipFill>
                    <pic:spPr>
                      <a:xfrm>
                        <a:off x="0" y="0"/>
                        <a:ext cx="5731510" cy="3684270"/>
                      </a:xfrm>
                      <a:prstGeom prst="rect">
                        <a:avLst/>
                      </a:prstGeom>
                    </pic:spPr>
                  </pic:pic>
                </a:graphicData>
              </a:graphic>
            </wp:inline>
          </w:drawing>
        </w:r>
      </w:ins>
    </w:p>
    <w:p w14:paraId="0F337938" w14:textId="55A7A60F" w:rsidR="00B30D14" w:rsidRDefault="00B30D14" w:rsidP="00B30D14">
      <w:pPr>
        <w:ind w:left="360"/>
        <w:jc w:val="center"/>
        <w:rPr>
          <w:ins w:id="3294" w:author="Ben Remez" w:date="2025-08-26T01:06:00Z" w16du:dateUtc="2025-08-25T22:06:00Z"/>
          <w:sz w:val="24"/>
          <w:szCs w:val="24"/>
        </w:rPr>
      </w:pPr>
      <w:ins w:id="3295" w:author="Ben Remez" w:date="2025-08-26T01:05:00Z" w16du:dateUtc="2025-08-25T22:05:00Z">
        <w:r w:rsidRPr="00B30D14">
          <w:rPr>
            <w:b/>
            <w:bCs/>
            <w:sz w:val="24"/>
            <w:szCs w:val="24"/>
            <w:rPrChange w:id="3296" w:author="Ben Remez" w:date="2025-08-26T01:06:00Z" w16du:dateUtc="2025-08-25T22:06:00Z">
              <w:rPr>
                <w:sz w:val="24"/>
                <w:szCs w:val="24"/>
              </w:rPr>
            </w:rPrChange>
          </w:rPr>
          <w:t>Figure C</w:t>
        </w:r>
      </w:ins>
      <w:ins w:id="3297" w:author="Ben Remez" w:date="2025-08-26T01:06:00Z" w16du:dateUtc="2025-08-25T22:06:00Z">
        <w:r w:rsidRPr="00B30D14">
          <w:rPr>
            <w:b/>
            <w:bCs/>
            <w:sz w:val="24"/>
            <w:szCs w:val="24"/>
            <w:rPrChange w:id="3298" w:author="Ben Remez" w:date="2025-08-26T01:06:00Z" w16du:dateUtc="2025-08-25T22:06:00Z">
              <w:rPr>
                <w:sz w:val="24"/>
                <w:szCs w:val="24"/>
              </w:rPr>
            </w:rPrChange>
          </w:rPr>
          <w:t xml:space="preserve">.1: </w:t>
        </w:r>
        <w:r>
          <w:rPr>
            <w:sz w:val="24"/>
            <w:szCs w:val="24"/>
          </w:rPr>
          <w:t>Raw accuracy vs. delta threshold (per-query deltas)</w:t>
        </w:r>
      </w:ins>
    </w:p>
    <w:p w14:paraId="4FB5828C" w14:textId="6E88FF8E" w:rsidR="00B30D14" w:rsidRDefault="00B30D14" w:rsidP="00B30D14">
      <w:pPr>
        <w:ind w:left="360"/>
        <w:jc w:val="center"/>
        <w:rPr>
          <w:ins w:id="3299" w:author="Ben Remez" w:date="2025-08-26T01:06:00Z" w16du:dateUtc="2025-08-25T22:06:00Z"/>
          <w:sz w:val="24"/>
          <w:szCs w:val="24"/>
        </w:rPr>
      </w:pPr>
      <w:ins w:id="3300" w:author="Ben Remez" w:date="2025-08-26T01:06:00Z" w16du:dateUtc="2025-08-25T22:06:00Z">
        <w:r w:rsidRPr="00B30D14">
          <w:rPr>
            <w:noProof/>
            <w:sz w:val="24"/>
            <w:szCs w:val="24"/>
          </w:rPr>
          <w:lastRenderedPageBreak/>
          <w:drawing>
            <wp:inline distT="0" distB="0" distL="0" distR="0" wp14:anchorId="18C0CB9F" wp14:editId="65CE9AD5">
              <wp:extent cx="5731510" cy="3661410"/>
              <wp:effectExtent l="0" t="0" r="2540" b="0"/>
              <wp:docPr id="63445230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2308" name="Picture 1" descr="A graph of a line&#10;&#10;AI-generated content may be incorrect."/>
                      <pic:cNvPicPr/>
                    </pic:nvPicPr>
                    <pic:blipFill>
                      <a:blip r:embed="rId26"/>
                      <a:stretch>
                        <a:fillRect/>
                      </a:stretch>
                    </pic:blipFill>
                    <pic:spPr>
                      <a:xfrm>
                        <a:off x="0" y="0"/>
                        <a:ext cx="5731510" cy="3661410"/>
                      </a:xfrm>
                      <a:prstGeom prst="rect">
                        <a:avLst/>
                      </a:prstGeom>
                    </pic:spPr>
                  </pic:pic>
                </a:graphicData>
              </a:graphic>
            </wp:inline>
          </w:drawing>
        </w:r>
      </w:ins>
    </w:p>
    <w:p w14:paraId="6D1991AA" w14:textId="533CC99F" w:rsidR="00B30D14" w:rsidRDefault="00B30D14" w:rsidP="00B30D14">
      <w:pPr>
        <w:ind w:left="360"/>
        <w:jc w:val="center"/>
        <w:rPr>
          <w:ins w:id="3301" w:author="Ben Remez" w:date="2025-08-26T01:07:00Z" w16du:dateUtc="2025-08-25T22:07:00Z"/>
          <w:sz w:val="24"/>
          <w:szCs w:val="24"/>
        </w:rPr>
      </w:pPr>
      <w:ins w:id="3302" w:author="Ben Remez" w:date="2025-08-26T01:06:00Z" w16du:dateUtc="2025-08-25T22:06:00Z">
        <w:r>
          <w:rPr>
            <w:b/>
            <w:bCs/>
            <w:sz w:val="24"/>
            <w:szCs w:val="24"/>
          </w:rPr>
          <w:t>Figure C.2:</w:t>
        </w:r>
      </w:ins>
      <w:ins w:id="3303" w:author="Ben Remez" w:date="2025-08-26T01:07:00Z" w16du:dateUtc="2025-08-25T22:07:00Z">
        <w:r>
          <w:rPr>
            <w:b/>
            <w:bCs/>
            <w:sz w:val="24"/>
            <w:szCs w:val="24"/>
          </w:rPr>
          <w:t xml:space="preserve"> </w:t>
        </w:r>
        <w:r>
          <w:rPr>
            <w:sz w:val="24"/>
            <w:szCs w:val="24"/>
          </w:rPr>
          <w:t>Smoothed accuracy vs. delta threshold (quantile analysis).</w:t>
        </w:r>
      </w:ins>
    </w:p>
    <w:p w14:paraId="1E07C9B2" w14:textId="6D018787" w:rsidR="00B30D14" w:rsidRDefault="00240E19" w:rsidP="00240E19">
      <w:pPr>
        <w:pStyle w:val="Heading2"/>
        <w:numPr>
          <w:ilvl w:val="1"/>
          <w:numId w:val="14"/>
        </w:numPr>
        <w:rPr>
          <w:ins w:id="3304" w:author="Ben Remez" w:date="2025-08-26T01:07:00Z" w16du:dateUtc="2025-08-25T22:07:00Z"/>
        </w:rPr>
      </w:pPr>
      <w:bookmarkStart w:id="3305" w:name="_Toc207063016"/>
      <w:ins w:id="3306" w:author="Ben Remez" w:date="2025-08-26T01:07:00Z" w16du:dateUtc="2025-08-25T22:07:00Z">
        <w:r>
          <w:t>Interpretation</w:t>
        </w:r>
        <w:bookmarkEnd w:id="3305"/>
      </w:ins>
    </w:p>
    <w:p w14:paraId="64DD44C2" w14:textId="35DC1FC6" w:rsidR="00240E19" w:rsidRPr="00240E19" w:rsidRDefault="00240E19" w:rsidP="007F6AB9">
      <w:pPr>
        <w:ind w:left="360" w:firstLine="360"/>
        <w:jc w:val="both"/>
        <w:rPr>
          <w:ins w:id="3307" w:author="Ben Remez" w:date="2025-08-26T01:07:00Z" w16du:dateUtc="2025-08-25T22:07:00Z"/>
          <w:sz w:val="24"/>
          <w:szCs w:val="24"/>
          <w:rPrChange w:id="3308" w:author="Ben Remez" w:date="2025-08-26T01:07:00Z" w16du:dateUtc="2025-08-25T22:07:00Z">
            <w:rPr>
              <w:ins w:id="3309" w:author="Ben Remez" w:date="2025-08-26T01:07:00Z" w16du:dateUtc="2025-08-25T22:07:00Z"/>
            </w:rPr>
          </w:rPrChange>
        </w:rPr>
        <w:pPrChange w:id="3310" w:author="Alexander Apartsin" w:date="2025-08-27T11:19:00Z" w16du:dateUtc="2025-08-27T08:19:00Z">
          <w:pPr>
            <w:ind w:left="360"/>
          </w:pPr>
        </w:pPrChange>
      </w:pPr>
      <w:ins w:id="3311" w:author="Ben Remez" w:date="2025-08-26T01:07:00Z" w16du:dateUtc="2025-08-25T22:07:00Z">
        <w:r w:rsidRPr="00240E19">
          <w:rPr>
            <w:sz w:val="24"/>
            <w:szCs w:val="24"/>
            <w:rPrChange w:id="3312" w:author="Ben Remez" w:date="2025-08-26T01:07:00Z" w16du:dateUtc="2025-08-25T22:07:00Z">
              <w:rPr/>
            </w:rPrChange>
          </w:rPr>
          <w:t>The observed trend implies that introducing a simple thresholding mechanism to trigger Deep Analysis is not effective. Instead of improving decision quality in ambiguous cases, the analysis showed that the system already performed well when deltas were small. As deltas grew larger, the accuracy deteriorated, likely due to weaker overall evidence rather than decision ambiguity.</w:t>
        </w:r>
      </w:ins>
    </w:p>
    <w:p w14:paraId="6407EC0B" w14:textId="450425EF" w:rsidR="00240E19" w:rsidRPr="00240E19" w:rsidRDefault="00240E19" w:rsidP="007F6AB9">
      <w:pPr>
        <w:ind w:left="360"/>
        <w:jc w:val="both"/>
        <w:rPr>
          <w:sz w:val="24"/>
          <w:szCs w:val="24"/>
          <w:rPrChange w:id="3313" w:author="Ben Remez" w:date="2025-08-26T01:07:00Z" w16du:dateUtc="2025-08-25T22:07:00Z">
            <w:rPr/>
          </w:rPrChange>
        </w:rPr>
        <w:pPrChange w:id="3314" w:author="Alexander Apartsin" w:date="2025-08-27T11:19:00Z" w16du:dateUtc="2025-08-27T08:19:00Z">
          <w:pPr>
            <w:ind w:left="357"/>
          </w:pPr>
        </w:pPrChange>
      </w:pPr>
      <w:ins w:id="3315" w:author="Ben Remez" w:date="2025-08-26T01:07:00Z" w16du:dateUtc="2025-08-25T22:07:00Z">
        <w:r w:rsidRPr="00240E19">
          <w:rPr>
            <w:sz w:val="24"/>
            <w:szCs w:val="24"/>
            <w:rPrChange w:id="3316" w:author="Ben Remez" w:date="2025-08-26T01:07:00Z" w16du:dateUtc="2025-08-25T22:07:00Z">
              <w:rPr/>
            </w:rPrChange>
          </w:rPr>
          <w:t xml:space="preserve">This finding highlights a potential limitation of threshold-based heuristics in pipeline orchestration. Future work may consider alternative strategies, such as dynamic confidence calibration or probabilistic uncertainty estimation, to more effectively </w:t>
        </w:r>
        <w:del w:id="3317" w:author="Alexander Apartsin" w:date="2025-08-27T11:19:00Z" w16du:dateUtc="2025-08-27T08:19:00Z">
          <w:r w:rsidRPr="00240E19" w:rsidDel="007F6AB9">
            <w:rPr>
              <w:sz w:val="24"/>
              <w:szCs w:val="24"/>
              <w:rPrChange w:id="3318" w:author="Ben Remez" w:date="2025-08-26T01:07:00Z" w16du:dateUtc="2025-08-25T22:07:00Z">
                <w:rPr/>
              </w:rPrChange>
            </w:rPr>
            <w:delText>decide when additional reasoning steps like Deep Analysis</w:delText>
          </w:r>
        </w:del>
      </w:ins>
      <w:ins w:id="3319" w:author="Alexander Apartsin" w:date="2025-08-27T11:19:00Z" w16du:dateUtc="2025-08-27T08:19:00Z">
        <w:r w:rsidR="007F6AB9">
          <w:rPr>
            <w:sz w:val="24"/>
            <w:szCs w:val="24"/>
          </w:rPr>
          <w:t>determine when additional reasoning steps, like Deep Analysis,</w:t>
        </w:r>
      </w:ins>
      <w:ins w:id="3320" w:author="Ben Remez" w:date="2025-08-26T01:07:00Z" w16du:dateUtc="2025-08-25T22:07:00Z">
        <w:r w:rsidRPr="00240E19">
          <w:rPr>
            <w:sz w:val="24"/>
            <w:szCs w:val="24"/>
            <w:rPrChange w:id="3321" w:author="Ben Remez" w:date="2025-08-26T01:07:00Z" w16du:dateUtc="2025-08-25T22:07:00Z">
              <w:rPr/>
            </w:rPrChange>
          </w:rPr>
          <w:t xml:space="preserve"> should be applied.</w:t>
        </w:r>
      </w:ins>
    </w:p>
    <w:sectPr w:rsidR="00240E19" w:rsidRPr="00240E19" w:rsidSect="00833039">
      <w:headerReference w:type="default" r:id="rId27"/>
      <w:footerReference w:type="default" r:id="rId28"/>
      <w:headerReference w:type="firs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3CBF" w14:textId="77777777" w:rsidR="00C16F8C" w:rsidRDefault="00C16F8C" w:rsidP="00797D59">
      <w:pPr>
        <w:spacing w:after="0" w:line="240" w:lineRule="auto"/>
      </w:pPr>
      <w:r>
        <w:separator/>
      </w:r>
    </w:p>
  </w:endnote>
  <w:endnote w:type="continuationSeparator" w:id="0">
    <w:p w14:paraId="47653878" w14:textId="77777777" w:rsidR="00C16F8C" w:rsidRDefault="00C16F8C" w:rsidP="00797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Neue Haas Grotesk Text Pro">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306513"/>
      <w:docPartObj>
        <w:docPartGallery w:val="Page Numbers (Bottom of Page)"/>
        <w:docPartUnique/>
      </w:docPartObj>
    </w:sdtPr>
    <w:sdtEndPr>
      <w:rPr>
        <w:color w:val="7F7F7F" w:themeColor="background1" w:themeShade="7F"/>
        <w:spacing w:val="60"/>
      </w:rPr>
    </w:sdtEndPr>
    <w:sdtContent>
      <w:p w14:paraId="1C4523BC" w14:textId="1E587059" w:rsidR="00833039" w:rsidRDefault="0083303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05A0F3F" w14:textId="77777777" w:rsidR="00833039" w:rsidRDefault="00833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3819" w14:textId="77777777" w:rsidR="00C16F8C" w:rsidRDefault="00C16F8C" w:rsidP="00797D59">
      <w:pPr>
        <w:spacing w:after="0" w:line="240" w:lineRule="auto"/>
      </w:pPr>
      <w:r>
        <w:separator/>
      </w:r>
    </w:p>
  </w:footnote>
  <w:footnote w:type="continuationSeparator" w:id="0">
    <w:p w14:paraId="66E16BD2" w14:textId="77777777" w:rsidR="00C16F8C" w:rsidRDefault="00C16F8C" w:rsidP="00797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3749" w14:textId="1227567A" w:rsidR="00797D59" w:rsidRDefault="00797D59" w:rsidP="00797D59">
    <w:pPr>
      <w:pStyle w:val="Header"/>
      <w:jc w:val="center"/>
    </w:pPr>
    <w:r>
      <w:rPr>
        <w:rFonts w:hint="cs"/>
        <w:noProof/>
      </w:rPr>
      <w:drawing>
        <wp:anchor distT="0" distB="0" distL="114300" distR="114300" simplePos="0" relativeHeight="251658240" behindDoc="1" locked="0" layoutInCell="1" allowOverlap="1" wp14:anchorId="0A2D3681" wp14:editId="0D3B57B5">
          <wp:simplePos x="0" y="0"/>
          <wp:positionH relativeFrom="margin">
            <wp:posOffset>2094230</wp:posOffset>
          </wp:positionH>
          <wp:positionV relativeFrom="paragraph">
            <wp:posOffset>-255905</wp:posOffset>
          </wp:positionV>
          <wp:extent cx="1327150" cy="548555"/>
          <wp:effectExtent l="0" t="0" r="6350" b="4445"/>
          <wp:wrapTight wrapText="bothSides">
            <wp:wrapPolygon edited="0">
              <wp:start x="0" y="0"/>
              <wp:lineTo x="0" y="3003"/>
              <wp:lineTo x="310" y="15017"/>
              <wp:lineTo x="2480" y="21024"/>
              <wp:lineTo x="3721" y="21024"/>
              <wp:lineTo x="20773" y="21024"/>
              <wp:lineTo x="21393" y="17270"/>
              <wp:lineTo x="21393" y="1502"/>
              <wp:lineTo x="1550" y="0"/>
              <wp:lineTo x="0" y="0"/>
            </wp:wrapPolygon>
          </wp:wrapTight>
          <wp:docPr id="10032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7150" cy="54855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5F1F" w14:textId="5EA630EB" w:rsidR="001D2C65" w:rsidRDefault="001D2C65">
    <w:pPr>
      <w:pStyle w:val="Header"/>
    </w:pPr>
    <w:r>
      <w:rPr>
        <w:rFonts w:hint="cs"/>
        <w:noProof/>
      </w:rPr>
      <w:drawing>
        <wp:anchor distT="0" distB="0" distL="114300" distR="114300" simplePos="0" relativeHeight="251660288" behindDoc="1" locked="0" layoutInCell="1" allowOverlap="1" wp14:anchorId="28AF94C5" wp14:editId="60C7B9C6">
          <wp:simplePos x="0" y="0"/>
          <wp:positionH relativeFrom="margin">
            <wp:posOffset>2065655</wp:posOffset>
          </wp:positionH>
          <wp:positionV relativeFrom="paragraph">
            <wp:posOffset>-257810</wp:posOffset>
          </wp:positionV>
          <wp:extent cx="1327150" cy="548555"/>
          <wp:effectExtent l="0" t="0" r="6350" b="4445"/>
          <wp:wrapTight wrapText="bothSides">
            <wp:wrapPolygon edited="0">
              <wp:start x="0" y="0"/>
              <wp:lineTo x="0" y="3003"/>
              <wp:lineTo x="310" y="15017"/>
              <wp:lineTo x="2480" y="21024"/>
              <wp:lineTo x="3721" y="21024"/>
              <wp:lineTo x="20773" y="21024"/>
              <wp:lineTo x="21393" y="17270"/>
              <wp:lineTo x="21393" y="1502"/>
              <wp:lineTo x="1550" y="0"/>
              <wp:lineTo x="0" y="0"/>
            </wp:wrapPolygon>
          </wp:wrapTight>
          <wp:docPr id="11040366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36632" name="Picture 1" descr="A black background with white tex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7150" cy="5485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B46"/>
    <w:multiLevelType w:val="hybridMultilevel"/>
    <w:tmpl w:val="9B64C61A"/>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1" w15:restartNumberingAfterBreak="0">
    <w:nsid w:val="09FD55F0"/>
    <w:multiLevelType w:val="hybridMultilevel"/>
    <w:tmpl w:val="447A6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0DE5253"/>
    <w:multiLevelType w:val="hybridMultilevel"/>
    <w:tmpl w:val="8834C7D2"/>
    <w:lvl w:ilvl="0" w:tplc="E2883EA4">
      <w:start w:val="1"/>
      <w:numFmt w:val="decimal"/>
      <w:lvlText w:val="%1."/>
      <w:lvlJc w:val="left"/>
      <w:pPr>
        <w:ind w:left="717" w:hanging="360"/>
      </w:pPr>
      <w:rPr>
        <w:rFonts w:hint="default"/>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3" w15:restartNumberingAfterBreak="0">
    <w:nsid w:val="18B75B9D"/>
    <w:multiLevelType w:val="hybridMultilevel"/>
    <w:tmpl w:val="AE72CBAC"/>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4" w15:restartNumberingAfterBreak="0">
    <w:nsid w:val="1AFD02B5"/>
    <w:multiLevelType w:val="multilevel"/>
    <w:tmpl w:val="E3A4C962"/>
    <w:lvl w:ilvl="0">
      <w:start w:val="9"/>
      <w:numFmt w:val="decimal"/>
      <w:lvlText w:val="%1."/>
      <w:lvlJc w:val="left"/>
      <w:pPr>
        <w:ind w:left="720" w:hanging="360"/>
      </w:pPr>
      <w:rPr>
        <w:rFonts w:hint="default"/>
        <w:lang w:val="en-IL"/>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21062DC1"/>
    <w:multiLevelType w:val="hybridMultilevel"/>
    <w:tmpl w:val="547A41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693056E"/>
    <w:multiLevelType w:val="hybridMultilevel"/>
    <w:tmpl w:val="D5F0EE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924D20"/>
    <w:multiLevelType w:val="hybridMultilevel"/>
    <w:tmpl w:val="0E36AF1E"/>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8" w15:restartNumberingAfterBreak="0">
    <w:nsid w:val="2ADD21C6"/>
    <w:multiLevelType w:val="hybridMultilevel"/>
    <w:tmpl w:val="E794B2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1AA1042"/>
    <w:multiLevelType w:val="multilevel"/>
    <w:tmpl w:val="459286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24006DE"/>
    <w:multiLevelType w:val="hybridMultilevel"/>
    <w:tmpl w:val="328A41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7852E7C"/>
    <w:multiLevelType w:val="hybridMultilevel"/>
    <w:tmpl w:val="251E33E2"/>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12" w15:restartNumberingAfterBreak="0">
    <w:nsid w:val="52526865"/>
    <w:multiLevelType w:val="hybridMultilevel"/>
    <w:tmpl w:val="B2BE94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79A64B2"/>
    <w:multiLevelType w:val="hybridMultilevel"/>
    <w:tmpl w:val="DCB0F2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8C668CA"/>
    <w:multiLevelType w:val="hybridMultilevel"/>
    <w:tmpl w:val="BD944D4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5E257479"/>
    <w:multiLevelType w:val="hybridMultilevel"/>
    <w:tmpl w:val="43520824"/>
    <w:lvl w:ilvl="0" w:tplc="20000001">
      <w:start w:val="1"/>
      <w:numFmt w:val="bullet"/>
      <w:lvlText w:val=""/>
      <w:lvlJc w:val="left"/>
      <w:pPr>
        <w:ind w:left="1480" w:hanging="360"/>
      </w:pPr>
      <w:rPr>
        <w:rFonts w:ascii="Symbol" w:hAnsi="Symbol" w:hint="default"/>
      </w:rPr>
    </w:lvl>
    <w:lvl w:ilvl="1" w:tplc="20000003" w:tentative="1">
      <w:start w:val="1"/>
      <w:numFmt w:val="bullet"/>
      <w:lvlText w:val="o"/>
      <w:lvlJc w:val="left"/>
      <w:pPr>
        <w:ind w:left="2200" w:hanging="360"/>
      </w:pPr>
      <w:rPr>
        <w:rFonts w:ascii="Courier New" w:hAnsi="Courier New" w:cs="Courier New" w:hint="default"/>
      </w:rPr>
    </w:lvl>
    <w:lvl w:ilvl="2" w:tplc="20000005" w:tentative="1">
      <w:start w:val="1"/>
      <w:numFmt w:val="bullet"/>
      <w:lvlText w:val=""/>
      <w:lvlJc w:val="left"/>
      <w:pPr>
        <w:ind w:left="2920" w:hanging="360"/>
      </w:pPr>
      <w:rPr>
        <w:rFonts w:ascii="Wingdings" w:hAnsi="Wingdings" w:hint="default"/>
      </w:rPr>
    </w:lvl>
    <w:lvl w:ilvl="3" w:tplc="20000001" w:tentative="1">
      <w:start w:val="1"/>
      <w:numFmt w:val="bullet"/>
      <w:lvlText w:val=""/>
      <w:lvlJc w:val="left"/>
      <w:pPr>
        <w:ind w:left="3640" w:hanging="360"/>
      </w:pPr>
      <w:rPr>
        <w:rFonts w:ascii="Symbol" w:hAnsi="Symbol" w:hint="default"/>
      </w:rPr>
    </w:lvl>
    <w:lvl w:ilvl="4" w:tplc="20000003" w:tentative="1">
      <w:start w:val="1"/>
      <w:numFmt w:val="bullet"/>
      <w:lvlText w:val="o"/>
      <w:lvlJc w:val="left"/>
      <w:pPr>
        <w:ind w:left="4360" w:hanging="360"/>
      </w:pPr>
      <w:rPr>
        <w:rFonts w:ascii="Courier New" w:hAnsi="Courier New" w:cs="Courier New" w:hint="default"/>
      </w:rPr>
    </w:lvl>
    <w:lvl w:ilvl="5" w:tplc="20000005" w:tentative="1">
      <w:start w:val="1"/>
      <w:numFmt w:val="bullet"/>
      <w:lvlText w:val=""/>
      <w:lvlJc w:val="left"/>
      <w:pPr>
        <w:ind w:left="5080" w:hanging="360"/>
      </w:pPr>
      <w:rPr>
        <w:rFonts w:ascii="Wingdings" w:hAnsi="Wingdings" w:hint="default"/>
      </w:rPr>
    </w:lvl>
    <w:lvl w:ilvl="6" w:tplc="20000001" w:tentative="1">
      <w:start w:val="1"/>
      <w:numFmt w:val="bullet"/>
      <w:lvlText w:val=""/>
      <w:lvlJc w:val="left"/>
      <w:pPr>
        <w:ind w:left="5800" w:hanging="360"/>
      </w:pPr>
      <w:rPr>
        <w:rFonts w:ascii="Symbol" w:hAnsi="Symbol" w:hint="default"/>
      </w:rPr>
    </w:lvl>
    <w:lvl w:ilvl="7" w:tplc="20000003" w:tentative="1">
      <w:start w:val="1"/>
      <w:numFmt w:val="bullet"/>
      <w:lvlText w:val="o"/>
      <w:lvlJc w:val="left"/>
      <w:pPr>
        <w:ind w:left="6520" w:hanging="360"/>
      </w:pPr>
      <w:rPr>
        <w:rFonts w:ascii="Courier New" w:hAnsi="Courier New" w:cs="Courier New" w:hint="default"/>
      </w:rPr>
    </w:lvl>
    <w:lvl w:ilvl="8" w:tplc="20000005" w:tentative="1">
      <w:start w:val="1"/>
      <w:numFmt w:val="bullet"/>
      <w:lvlText w:val=""/>
      <w:lvlJc w:val="left"/>
      <w:pPr>
        <w:ind w:left="7240" w:hanging="360"/>
      </w:pPr>
      <w:rPr>
        <w:rFonts w:ascii="Wingdings" w:hAnsi="Wingdings" w:hint="default"/>
      </w:rPr>
    </w:lvl>
  </w:abstractNum>
  <w:abstractNum w:abstractNumId="16" w15:restartNumberingAfterBreak="0">
    <w:nsid w:val="5F7E1F18"/>
    <w:multiLevelType w:val="hybridMultilevel"/>
    <w:tmpl w:val="0E3466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31979CD"/>
    <w:multiLevelType w:val="hybridMultilevel"/>
    <w:tmpl w:val="E0DCEC64"/>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18" w15:restartNumberingAfterBreak="0">
    <w:nsid w:val="6A3A0557"/>
    <w:multiLevelType w:val="hybridMultilevel"/>
    <w:tmpl w:val="18DADFC2"/>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19" w15:restartNumberingAfterBreak="0">
    <w:nsid w:val="7A0B4BE1"/>
    <w:multiLevelType w:val="hybridMultilevel"/>
    <w:tmpl w:val="9A08D3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A3D390C"/>
    <w:multiLevelType w:val="hybridMultilevel"/>
    <w:tmpl w:val="3192120C"/>
    <w:lvl w:ilvl="0" w:tplc="FA26057E">
      <w:start w:val="1"/>
      <w:numFmt w:val="decimal"/>
      <w:lvlText w:val="%1."/>
      <w:lvlJc w:val="left"/>
      <w:pPr>
        <w:ind w:left="717" w:hanging="360"/>
      </w:pPr>
      <w:rPr>
        <w:rFonts w:hint="default"/>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21" w15:restartNumberingAfterBreak="0">
    <w:nsid w:val="7FD7363B"/>
    <w:multiLevelType w:val="hybridMultilevel"/>
    <w:tmpl w:val="4D02984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418211417">
    <w:abstractNumId w:val="9"/>
  </w:num>
  <w:num w:numId="2" w16cid:durableId="882062750">
    <w:abstractNumId w:val="10"/>
  </w:num>
  <w:num w:numId="3" w16cid:durableId="487480937">
    <w:abstractNumId w:val="13"/>
  </w:num>
  <w:num w:numId="4" w16cid:durableId="958341375">
    <w:abstractNumId w:val="21"/>
  </w:num>
  <w:num w:numId="5" w16cid:durableId="1739211375">
    <w:abstractNumId w:val="15"/>
  </w:num>
  <w:num w:numId="6" w16cid:durableId="434446993">
    <w:abstractNumId w:val="12"/>
  </w:num>
  <w:num w:numId="7" w16cid:durableId="1824391638">
    <w:abstractNumId w:val="5"/>
  </w:num>
  <w:num w:numId="8" w16cid:durableId="803503241">
    <w:abstractNumId w:val="14"/>
  </w:num>
  <w:num w:numId="9" w16cid:durableId="1913811935">
    <w:abstractNumId w:val="1"/>
  </w:num>
  <w:num w:numId="10" w16cid:durableId="219824441">
    <w:abstractNumId w:val="19"/>
  </w:num>
  <w:num w:numId="11" w16cid:durableId="1435663297">
    <w:abstractNumId w:val="16"/>
  </w:num>
  <w:num w:numId="12" w16cid:durableId="244190779">
    <w:abstractNumId w:val="6"/>
  </w:num>
  <w:num w:numId="13" w16cid:durableId="1598099544">
    <w:abstractNumId w:val="8"/>
  </w:num>
  <w:num w:numId="14" w16cid:durableId="419446668">
    <w:abstractNumId w:val="4"/>
  </w:num>
  <w:num w:numId="15" w16cid:durableId="1808664469">
    <w:abstractNumId w:val="0"/>
  </w:num>
  <w:num w:numId="16" w16cid:durableId="375470339">
    <w:abstractNumId w:val="17"/>
  </w:num>
  <w:num w:numId="17" w16cid:durableId="1550919148">
    <w:abstractNumId w:val="20"/>
  </w:num>
  <w:num w:numId="18" w16cid:durableId="515967442">
    <w:abstractNumId w:val="2"/>
  </w:num>
  <w:num w:numId="19" w16cid:durableId="419452739">
    <w:abstractNumId w:val="18"/>
  </w:num>
  <w:num w:numId="20" w16cid:durableId="1861776819">
    <w:abstractNumId w:val="7"/>
  </w:num>
  <w:num w:numId="21" w16cid:durableId="272246062">
    <w:abstractNumId w:val="3"/>
  </w:num>
  <w:num w:numId="22" w16cid:durableId="120502123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 Remez">
    <w15:presenceInfo w15:providerId="AD" w15:userId="S::Ben.Remez@s.afeka.ac.il::46eed4d6-9b68-4178-98d8-02c172d1e2b7"/>
  </w15:person>
  <w15:person w15:author="Alexander Apartsin">
    <w15:presenceInfo w15:providerId="AD" w15:userId="S::alexanderap@hit.ac.il::7e425d79-a5a5-4ebe-8e49-1b9ae49212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55"/>
    <w:rsid w:val="00015436"/>
    <w:rsid w:val="0002139B"/>
    <w:rsid w:val="00025630"/>
    <w:rsid w:val="00031653"/>
    <w:rsid w:val="000520E8"/>
    <w:rsid w:val="000C3CD2"/>
    <w:rsid w:val="000D38FA"/>
    <w:rsid w:val="000E1DDE"/>
    <w:rsid w:val="000E388D"/>
    <w:rsid w:val="000F0246"/>
    <w:rsid w:val="00101435"/>
    <w:rsid w:val="00103808"/>
    <w:rsid w:val="001067AC"/>
    <w:rsid w:val="00110BE7"/>
    <w:rsid w:val="001400F1"/>
    <w:rsid w:val="00143332"/>
    <w:rsid w:val="00146F03"/>
    <w:rsid w:val="00172C87"/>
    <w:rsid w:val="00180389"/>
    <w:rsid w:val="001D2C65"/>
    <w:rsid w:val="001F1FB3"/>
    <w:rsid w:val="00236C23"/>
    <w:rsid w:val="00240E19"/>
    <w:rsid w:val="0024205A"/>
    <w:rsid w:val="00253953"/>
    <w:rsid w:val="002712FC"/>
    <w:rsid w:val="002735E8"/>
    <w:rsid w:val="00276C10"/>
    <w:rsid w:val="002E0357"/>
    <w:rsid w:val="002E5FFE"/>
    <w:rsid w:val="002E7519"/>
    <w:rsid w:val="00314258"/>
    <w:rsid w:val="003147CE"/>
    <w:rsid w:val="00325F30"/>
    <w:rsid w:val="00370756"/>
    <w:rsid w:val="003E1F1E"/>
    <w:rsid w:val="003E5877"/>
    <w:rsid w:val="003E675C"/>
    <w:rsid w:val="0044722F"/>
    <w:rsid w:val="00476332"/>
    <w:rsid w:val="004A22F9"/>
    <w:rsid w:val="004E5B51"/>
    <w:rsid w:val="005044AF"/>
    <w:rsid w:val="005123F4"/>
    <w:rsid w:val="005501A0"/>
    <w:rsid w:val="00555492"/>
    <w:rsid w:val="00560D5F"/>
    <w:rsid w:val="00585859"/>
    <w:rsid w:val="00592FB8"/>
    <w:rsid w:val="005C5A79"/>
    <w:rsid w:val="005C5EC6"/>
    <w:rsid w:val="005D08EE"/>
    <w:rsid w:val="005E2D5F"/>
    <w:rsid w:val="005E3118"/>
    <w:rsid w:val="005F07A2"/>
    <w:rsid w:val="005F5E86"/>
    <w:rsid w:val="00601927"/>
    <w:rsid w:val="00602F31"/>
    <w:rsid w:val="006039D7"/>
    <w:rsid w:val="00604F3F"/>
    <w:rsid w:val="00611BE7"/>
    <w:rsid w:val="0061713E"/>
    <w:rsid w:val="0064285A"/>
    <w:rsid w:val="00661D1C"/>
    <w:rsid w:val="00670FFB"/>
    <w:rsid w:val="006826A9"/>
    <w:rsid w:val="00686F24"/>
    <w:rsid w:val="006A4414"/>
    <w:rsid w:val="006D1A55"/>
    <w:rsid w:val="006F218C"/>
    <w:rsid w:val="006F5831"/>
    <w:rsid w:val="00711A31"/>
    <w:rsid w:val="00722F75"/>
    <w:rsid w:val="007621AA"/>
    <w:rsid w:val="00786DC4"/>
    <w:rsid w:val="00794452"/>
    <w:rsid w:val="00797D59"/>
    <w:rsid w:val="007B681F"/>
    <w:rsid w:val="007D17FB"/>
    <w:rsid w:val="007F038C"/>
    <w:rsid w:val="007F6AB9"/>
    <w:rsid w:val="0080558A"/>
    <w:rsid w:val="00833039"/>
    <w:rsid w:val="00872041"/>
    <w:rsid w:val="008757D8"/>
    <w:rsid w:val="00877481"/>
    <w:rsid w:val="00880C19"/>
    <w:rsid w:val="008864B6"/>
    <w:rsid w:val="00891D01"/>
    <w:rsid w:val="008A44B0"/>
    <w:rsid w:val="008A68C3"/>
    <w:rsid w:val="008D4480"/>
    <w:rsid w:val="008D5F3C"/>
    <w:rsid w:val="008E17BF"/>
    <w:rsid w:val="0090669A"/>
    <w:rsid w:val="00913BEE"/>
    <w:rsid w:val="0092150C"/>
    <w:rsid w:val="00923F48"/>
    <w:rsid w:val="00942A37"/>
    <w:rsid w:val="0094575F"/>
    <w:rsid w:val="00954BBE"/>
    <w:rsid w:val="00983233"/>
    <w:rsid w:val="00994DEC"/>
    <w:rsid w:val="009D3445"/>
    <w:rsid w:val="00A2230B"/>
    <w:rsid w:val="00A23846"/>
    <w:rsid w:val="00A65AAB"/>
    <w:rsid w:val="00A77458"/>
    <w:rsid w:val="00A8064A"/>
    <w:rsid w:val="00A837F8"/>
    <w:rsid w:val="00A9026F"/>
    <w:rsid w:val="00AA1C6D"/>
    <w:rsid w:val="00AC1715"/>
    <w:rsid w:val="00AE474B"/>
    <w:rsid w:val="00AF0037"/>
    <w:rsid w:val="00AF786B"/>
    <w:rsid w:val="00B22524"/>
    <w:rsid w:val="00B30D14"/>
    <w:rsid w:val="00B30DD1"/>
    <w:rsid w:val="00B3577F"/>
    <w:rsid w:val="00B512CB"/>
    <w:rsid w:val="00B7780B"/>
    <w:rsid w:val="00B82D16"/>
    <w:rsid w:val="00B925E0"/>
    <w:rsid w:val="00BA1B89"/>
    <w:rsid w:val="00BA5112"/>
    <w:rsid w:val="00BB7CFB"/>
    <w:rsid w:val="00BC3137"/>
    <w:rsid w:val="00C16F8C"/>
    <w:rsid w:val="00C3238F"/>
    <w:rsid w:val="00C34E3A"/>
    <w:rsid w:val="00C41508"/>
    <w:rsid w:val="00C42605"/>
    <w:rsid w:val="00C72EBC"/>
    <w:rsid w:val="00C80EA5"/>
    <w:rsid w:val="00C85DF5"/>
    <w:rsid w:val="00C87050"/>
    <w:rsid w:val="00CA38D2"/>
    <w:rsid w:val="00CC027C"/>
    <w:rsid w:val="00CC3A26"/>
    <w:rsid w:val="00D2004F"/>
    <w:rsid w:val="00D45803"/>
    <w:rsid w:val="00D66B3E"/>
    <w:rsid w:val="00D854BC"/>
    <w:rsid w:val="00D96516"/>
    <w:rsid w:val="00DA1ABF"/>
    <w:rsid w:val="00DA291C"/>
    <w:rsid w:val="00DA5D05"/>
    <w:rsid w:val="00DC22B4"/>
    <w:rsid w:val="00DC31EE"/>
    <w:rsid w:val="00DC4BA6"/>
    <w:rsid w:val="00DD5666"/>
    <w:rsid w:val="00DE1DC4"/>
    <w:rsid w:val="00DE5041"/>
    <w:rsid w:val="00DF5F2C"/>
    <w:rsid w:val="00E21E7C"/>
    <w:rsid w:val="00E730BA"/>
    <w:rsid w:val="00E76426"/>
    <w:rsid w:val="00E77F0C"/>
    <w:rsid w:val="00E80FF6"/>
    <w:rsid w:val="00EA4BDF"/>
    <w:rsid w:val="00ED010A"/>
    <w:rsid w:val="00F15ECF"/>
    <w:rsid w:val="00F16D18"/>
    <w:rsid w:val="00F30F1B"/>
    <w:rsid w:val="00F33225"/>
    <w:rsid w:val="00F36088"/>
    <w:rsid w:val="00F37B71"/>
    <w:rsid w:val="00F526A9"/>
    <w:rsid w:val="00F66AA7"/>
    <w:rsid w:val="00F8561D"/>
    <w:rsid w:val="00F9231F"/>
    <w:rsid w:val="00FD6231"/>
    <w:rsid w:val="00FD793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2ED4D"/>
  <w15:chartTrackingRefBased/>
  <w15:docId w15:val="{185A0F75-7786-4A69-96A7-EF43CE8C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1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1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1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1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1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A55"/>
    <w:rPr>
      <w:rFonts w:eastAsiaTheme="majorEastAsia" w:cstheme="majorBidi"/>
      <w:color w:val="272727" w:themeColor="text1" w:themeTint="D8"/>
    </w:rPr>
  </w:style>
  <w:style w:type="paragraph" w:styleId="Title">
    <w:name w:val="Title"/>
    <w:basedOn w:val="Normal"/>
    <w:next w:val="Normal"/>
    <w:link w:val="TitleChar"/>
    <w:uiPriority w:val="10"/>
    <w:qFormat/>
    <w:rsid w:val="006D1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A55"/>
    <w:pPr>
      <w:spacing w:before="160"/>
      <w:jc w:val="center"/>
    </w:pPr>
    <w:rPr>
      <w:i/>
      <w:iCs/>
      <w:color w:val="404040" w:themeColor="text1" w:themeTint="BF"/>
    </w:rPr>
  </w:style>
  <w:style w:type="character" w:customStyle="1" w:styleId="QuoteChar">
    <w:name w:val="Quote Char"/>
    <w:basedOn w:val="DefaultParagraphFont"/>
    <w:link w:val="Quote"/>
    <w:uiPriority w:val="29"/>
    <w:rsid w:val="006D1A55"/>
    <w:rPr>
      <w:i/>
      <w:iCs/>
      <w:color w:val="404040" w:themeColor="text1" w:themeTint="BF"/>
    </w:rPr>
  </w:style>
  <w:style w:type="paragraph" w:styleId="ListParagraph">
    <w:name w:val="List Paragraph"/>
    <w:basedOn w:val="Normal"/>
    <w:uiPriority w:val="34"/>
    <w:qFormat/>
    <w:rsid w:val="006D1A55"/>
    <w:pPr>
      <w:ind w:left="720"/>
      <w:contextualSpacing/>
    </w:pPr>
  </w:style>
  <w:style w:type="character" w:styleId="IntenseEmphasis">
    <w:name w:val="Intense Emphasis"/>
    <w:basedOn w:val="DefaultParagraphFont"/>
    <w:uiPriority w:val="21"/>
    <w:qFormat/>
    <w:rsid w:val="006D1A55"/>
    <w:rPr>
      <w:i/>
      <w:iCs/>
      <w:color w:val="0F4761" w:themeColor="accent1" w:themeShade="BF"/>
    </w:rPr>
  </w:style>
  <w:style w:type="paragraph" w:styleId="IntenseQuote">
    <w:name w:val="Intense Quote"/>
    <w:basedOn w:val="Normal"/>
    <w:next w:val="Normal"/>
    <w:link w:val="IntenseQuoteChar"/>
    <w:uiPriority w:val="30"/>
    <w:qFormat/>
    <w:rsid w:val="006D1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A55"/>
    <w:rPr>
      <w:i/>
      <w:iCs/>
      <w:color w:val="0F4761" w:themeColor="accent1" w:themeShade="BF"/>
    </w:rPr>
  </w:style>
  <w:style w:type="character" w:styleId="IntenseReference">
    <w:name w:val="Intense Reference"/>
    <w:basedOn w:val="DefaultParagraphFont"/>
    <w:uiPriority w:val="32"/>
    <w:qFormat/>
    <w:rsid w:val="006D1A55"/>
    <w:rPr>
      <w:b/>
      <w:bCs/>
      <w:smallCaps/>
      <w:color w:val="0F4761" w:themeColor="accent1" w:themeShade="BF"/>
      <w:spacing w:val="5"/>
    </w:rPr>
  </w:style>
  <w:style w:type="paragraph" w:styleId="Header">
    <w:name w:val="header"/>
    <w:basedOn w:val="Normal"/>
    <w:link w:val="HeaderChar"/>
    <w:uiPriority w:val="99"/>
    <w:unhideWhenUsed/>
    <w:rsid w:val="00797D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D59"/>
  </w:style>
  <w:style w:type="paragraph" w:styleId="Footer">
    <w:name w:val="footer"/>
    <w:basedOn w:val="Normal"/>
    <w:link w:val="FooterChar"/>
    <w:uiPriority w:val="99"/>
    <w:unhideWhenUsed/>
    <w:rsid w:val="00797D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D59"/>
  </w:style>
  <w:style w:type="character" w:styleId="PlaceholderText">
    <w:name w:val="Placeholder Text"/>
    <w:basedOn w:val="DefaultParagraphFont"/>
    <w:uiPriority w:val="99"/>
    <w:semiHidden/>
    <w:rsid w:val="00110BE7"/>
    <w:rPr>
      <w:color w:val="666666"/>
    </w:rPr>
  </w:style>
  <w:style w:type="table" w:styleId="TableGrid">
    <w:name w:val="Table Grid"/>
    <w:basedOn w:val="TableNormal"/>
    <w:uiPriority w:val="39"/>
    <w:rsid w:val="003E6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ABF"/>
    <w:rPr>
      <w:color w:val="467886" w:themeColor="hyperlink"/>
      <w:u w:val="single"/>
    </w:rPr>
  </w:style>
  <w:style w:type="character" w:styleId="UnresolvedMention">
    <w:name w:val="Unresolved Mention"/>
    <w:basedOn w:val="DefaultParagraphFont"/>
    <w:uiPriority w:val="99"/>
    <w:semiHidden/>
    <w:unhideWhenUsed/>
    <w:rsid w:val="00DA1ABF"/>
    <w:rPr>
      <w:color w:val="605E5C"/>
      <w:shd w:val="clear" w:color="auto" w:fill="E1DFDD"/>
    </w:rPr>
  </w:style>
  <w:style w:type="paragraph" w:styleId="TOCHeading">
    <w:name w:val="TOC Heading"/>
    <w:basedOn w:val="Heading1"/>
    <w:next w:val="Normal"/>
    <w:uiPriority w:val="39"/>
    <w:unhideWhenUsed/>
    <w:qFormat/>
    <w:rsid w:val="003E1F1E"/>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3E1F1E"/>
    <w:pPr>
      <w:spacing w:after="100"/>
    </w:pPr>
  </w:style>
  <w:style w:type="paragraph" w:styleId="TOC2">
    <w:name w:val="toc 2"/>
    <w:basedOn w:val="Normal"/>
    <w:next w:val="Normal"/>
    <w:autoRedefine/>
    <w:uiPriority w:val="39"/>
    <w:unhideWhenUsed/>
    <w:rsid w:val="003E1F1E"/>
    <w:pPr>
      <w:spacing w:after="100"/>
      <w:ind w:left="220"/>
    </w:pPr>
  </w:style>
  <w:style w:type="paragraph" w:styleId="Revision">
    <w:name w:val="Revision"/>
    <w:hidden/>
    <w:uiPriority w:val="99"/>
    <w:semiHidden/>
    <w:rsid w:val="00983233"/>
    <w:pPr>
      <w:spacing w:after="0" w:line="240" w:lineRule="auto"/>
    </w:pPr>
  </w:style>
  <w:style w:type="paragraph" w:styleId="TOC3">
    <w:name w:val="toc 3"/>
    <w:basedOn w:val="Normal"/>
    <w:next w:val="Normal"/>
    <w:autoRedefine/>
    <w:uiPriority w:val="39"/>
    <w:unhideWhenUsed/>
    <w:rsid w:val="00BA1B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03103">
      <w:bodyDiv w:val="1"/>
      <w:marLeft w:val="0"/>
      <w:marRight w:val="0"/>
      <w:marTop w:val="0"/>
      <w:marBottom w:val="0"/>
      <w:divBdr>
        <w:top w:val="none" w:sz="0" w:space="0" w:color="auto"/>
        <w:left w:val="none" w:sz="0" w:space="0" w:color="auto"/>
        <w:bottom w:val="none" w:sz="0" w:space="0" w:color="auto"/>
        <w:right w:val="none" w:sz="0" w:space="0" w:color="auto"/>
      </w:divBdr>
    </w:div>
    <w:div w:id="476067553">
      <w:bodyDiv w:val="1"/>
      <w:marLeft w:val="0"/>
      <w:marRight w:val="0"/>
      <w:marTop w:val="0"/>
      <w:marBottom w:val="0"/>
      <w:divBdr>
        <w:top w:val="none" w:sz="0" w:space="0" w:color="auto"/>
        <w:left w:val="none" w:sz="0" w:space="0" w:color="auto"/>
        <w:bottom w:val="none" w:sz="0" w:space="0" w:color="auto"/>
        <w:right w:val="none" w:sz="0" w:space="0" w:color="auto"/>
      </w:divBdr>
      <w:divsChild>
        <w:div w:id="28382891">
          <w:marLeft w:val="0"/>
          <w:marRight w:val="0"/>
          <w:marTop w:val="0"/>
          <w:marBottom w:val="0"/>
          <w:divBdr>
            <w:top w:val="none" w:sz="0" w:space="0" w:color="auto"/>
            <w:left w:val="none" w:sz="0" w:space="0" w:color="auto"/>
            <w:bottom w:val="none" w:sz="0" w:space="0" w:color="auto"/>
            <w:right w:val="none" w:sz="0" w:space="0" w:color="auto"/>
          </w:divBdr>
          <w:divsChild>
            <w:div w:id="13571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39087">
      <w:bodyDiv w:val="1"/>
      <w:marLeft w:val="0"/>
      <w:marRight w:val="0"/>
      <w:marTop w:val="0"/>
      <w:marBottom w:val="0"/>
      <w:divBdr>
        <w:top w:val="none" w:sz="0" w:space="0" w:color="auto"/>
        <w:left w:val="none" w:sz="0" w:space="0" w:color="auto"/>
        <w:bottom w:val="none" w:sz="0" w:space="0" w:color="auto"/>
        <w:right w:val="none" w:sz="0" w:space="0" w:color="auto"/>
      </w:divBdr>
      <w:divsChild>
        <w:div w:id="1230191764">
          <w:marLeft w:val="0"/>
          <w:marRight w:val="0"/>
          <w:marTop w:val="0"/>
          <w:marBottom w:val="0"/>
          <w:divBdr>
            <w:top w:val="none" w:sz="0" w:space="0" w:color="auto"/>
            <w:left w:val="none" w:sz="0" w:space="0" w:color="auto"/>
            <w:bottom w:val="none" w:sz="0" w:space="0" w:color="auto"/>
            <w:right w:val="none" w:sz="0" w:space="0" w:color="auto"/>
          </w:divBdr>
          <w:divsChild>
            <w:div w:id="34044813">
              <w:marLeft w:val="0"/>
              <w:marRight w:val="0"/>
              <w:marTop w:val="0"/>
              <w:marBottom w:val="0"/>
              <w:divBdr>
                <w:top w:val="none" w:sz="0" w:space="0" w:color="auto"/>
                <w:left w:val="none" w:sz="0" w:space="0" w:color="auto"/>
                <w:bottom w:val="none" w:sz="0" w:space="0" w:color="auto"/>
                <w:right w:val="none" w:sz="0" w:space="0" w:color="auto"/>
              </w:divBdr>
            </w:div>
            <w:div w:id="1828202837">
              <w:marLeft w:val="0"/>
              <w:marRight w:val="0"/>
              <w:marTop w:val="0"/>
              <w:marBottom w:val="0"/>
              <w:divBdr>
                <w:top w:val="none" w:sz="0" w:space="0" w:color="auto"/>
                <w:left w:val="none" w:sz="0" w:space="0" w:color="auto"/>
                <w:bottom w:val="none" w:sz="0" w:space="0" w:color="auto"/>
                <w:right w:val="none" w:sz="0" w:space="0" w:color="auto"/>
              </w:divBdr>
            </w:div>
            <w:div w:id="1143160238">
              <w:marLeft w:val="0"/>
              <w:marRight w:val="0"/>
              <w:marTop w:val="0"/>
              <w:marBottom w:val="0"/>
              <w:divBdr>
                <w:top w:val="none" w:sz="0" w:space="0" w:color="auto"/>
                <w:left w:val="none" w:sz="0" w:space="0" w:color="auto"/>
                <w:bottom w:val="none" w:sz="0" w:space="0" w:color="auto"/>
                <w:right w:val="none" w:sz="0" w:space="0" w:color="auto"/>
              </w:divBdr>
            </w:div>
            <w:div w:id="1139565788">
              <w:marLeft w:val="0"/>
              <w:marRight w:val="0"/>
              <w:marTop w:val="0"/>
              <w:marBottom w:val="0"/>
              <w:divBdr>
                <w:top w:val="none" w:sz="0" w:space="0" w:color="auto"/>
                <w:left w:val="none" w:sz="0" w:space="0" w:color="auto"/>
                <w:bottom w:val="none" w:sz="0" w:space="0" w:color="auto"/>
                <w:right w:val="none" w:sz="0" w:space="0" w:color="auto"/>
              </w:divBdr>
            </w:div>
            <w:div w:id="19318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99874">
      <w:bodyDiv w:val="1"/>
      <w:marLeft w:val="0"/>
      <w:marRight w:val="0"/>
      <w:marTop w:val="0"/>
      <w:marBottom w:val="0"/>
      <w:divBdr>
        <w:top w:val="none" w:sz="0" w:space="0" w:color="auto"/>
        <w:left w:val="none" w:sz="0" w:space="0" w:color="auto"/>
        <w:bottom w:val="none" w:sz="0" w:space="0" w:color="auto"/>
        <w:right w:val="none" w:sz="0" w:space="0" w:color="auto"/>
      </w:divBdr>
    </w:div>
    <w:div w:id="1108967346">
      <w:bodyDiv w:val="1"/>
      <w:marLeft w:val="0"/>
      <w:marRight w:val="0"/>
      <w:marTop w:val="0"/>
      <w:marBottom w:val="0"/>
      <w:divBdr>
        <w:top w:val="none" w:sz="0" w:space="0" w:color="auto"/>
        <w:left w:val="none" w:sz="0" w:space="0" w:color="auto"/>
        <w:bottom w:val="none" w:sz="0" w:space="0" w:color="auto"/>
        <w:right w:val="none" w:sz="0" w:space="0" w:color="auto"/>
      </w:divBdr>
      <w:divsChild>
        <w:div w:id="1869636046">
          <w:marLeft w:val="0"/>
          <w:marRight w:val="0"/>
          <w:marTop w:val="0"/>
          <w:marBottom w:val="0"/>
          <w:divBdr>
            <w:top w:val="none" w:sz="0" w:space="0" w:color="auto"/>
            <w:left w:val="none" w:sz="0" w:space="0" w:color="auto"/>
            <w:bottom w:val="none" w:sz="0" w:space="0" w:color="auto"/>
            <w:right w:val="none" w:sz="0" w:space="0" w:color="auto"/>
          </w:divBdr>
          <w:divsChild>
            <w:div w:id="415981386">
              <w:marLeft w:val="0"/>
              <w:marRight w:val="0"/>
              <w:marTop w:val="0"/>
              <w:marBottom w:val="0"/>
              <w:divBdr>
                <w:top w:val="none" w:sz="0" w:space="0" w:color="auto"/>
                <w:left w:val="none" w:sz="0" w:space="0" w:color="auto"/>
                <w:bottom w:val="none" w:sz="0" w:space="0" w:color="auto"/>
                <w:right w:val="none" w:sz="0" w:space="0" w:color="auto"/>
              </w:divBdr>
            </w:div>
            <w:div w:id="767115211">
              <w:marLeft w:val="0"/>
              <w:marRight w:val="0"/>
              <w:marTop w:val="0"/>
              <w:marBottom w:val="0"/>
              <w:divBdr>
                <w:top w:val="none" w:sz="0" w:space="0" w:color="auto"/>
                <w:left w:val="none" w:sz="0" w:space="0" w:color="auto"/>
                <w:bottom w:val="none" w:sz="0" w:space="0" w:color="auto"/>
                <w:right w:val="none" w:sz="0" w:space="0" w:color="auto"/>
              </w:divBdr>
            </w:div>
            <w:div w:id="2075002599">
              <w:marLeft w:val="0"/>
              <w:marRight w:val="0"/>
              <w:marTop w:val="0"/>
              <w:marBottom w:val="0"/>
              <w:divBdr>
                <w:top w:val="none" w:sz="0" w:space="0" w:color="auto"/>
                <w:left w:val="none" w:sz="0" w:space="0" w:color="auto"/>
                <w:bottom w:val="none" w:sz="0" w:space="0" w:color="auto"/>
                <w:right w:val="none" w:sz="0" w:space="0" w:color="auto"/>
              </w:divBdr>
            </w:div>
            <w:div w:id="1330332325">
              <w:marLeft w:val="0"/>
              <w:marRight w:val="0"/>
              <w:marTop w:val="0"/>
              <w:marBottom w:val="0"/>
              <w:divBdr>
                <w:top w:val="none" w:sz="0" w:space="0" w:color="auto"/>
                <w:left w:val="none" w:sz="0" w:space="0" w:color="auto"/>
                <w:bottom w:val="none" w:sz="0" w:space="0" w:color="auto"/>
                <w:right w:val="none" w:sz="0" w:space="0" w:color="auto"/>
              </w:divBdr>
            </w:div>
            <w:div w:id="15699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5062">
      <w:bodyDiv w:val="1"/>
      <w:marLeft w:val="0"/>
      <w:marRight w:val="0"/>
      <w:marTop w:val="0"/>
      <w:marBottom w:val="0"/>
      <w:divBdr>
        <w:top w:val="none" w:sz="0" w:space="0" w:color="auto"/>
        <w:left w:val="none" w:sz="0" w:space="0" w:color="auto"/>
        <w:bottom w:val="none" w:sz="0" w:space="0" w:color="auto"/>
        <w:right w:val="none" w:sz="0" w:space="0" w:color="auto"/>
      </w:divBdr>
      <w:divsChild>
        <w:div w:id="1547137924">
          <w:marLeft w:val="0"/>
          <w:marRight w:val="0"/>
          <w:marTop w:val="0"/>
          <w:marBottom w:val="0"/>
          <w:divBdr>
            <w:top w:val="none" w:sz="0" w:space="0" w:color="auto"/>
            <w:left w:val="none" w:sz="0" w:space="0" w:color="auto"/>
            <w:bottom w:val="none" w:sz="0" w:space="0" w:color="auto"/>
            <w:right w:val="none" w:sz="0" w:space="0" w:color="auto"/>
          </w:divBdr>
          <w:divsChild>
            <w:div w:id="10949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6000">
      <w:bodyDiv w:val="1"/>
      <w:marLeft w:val="0"/>
      <w:marRight w:val="0"/>
      <w:marTop w:val="0"/>
      <w:marBottom w:val="0"/>
      <w:divBdr>
        <w:top w:val="none" w:sz="0" w:space="0" w:color="auto"/>
        <w:left w:val="none" w:sz="0" w:space="0" w:color="auto"/>
        <w:bottom w:val="none" w:sz="0" w:space="0" w:color="auto"/>
        <w:right w:val="none" w:sz="0" w:space="0" w:color="auto"/>
      </w:divBdr>
    </w:div>
    <w:div w:id="166273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n.wikipedia.org/wiki/Confirmation_bias"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en.wikipedia.org/wiki/Evidential_reasoning_approa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n.wikipedia.org/wiki/Cognitive_bias"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n.wikipedia.org/wiki/Dempster%E2%80%93Shafer_theory"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ootclaim.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Robust_decision-making"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en.wikipedia.org/wiki/Conflict_and_Mediation_Event_Observations"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ewsletter.victordibia.com/p/multi-agent-llm-applications-a-review" TargetMode="External"/><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40E8D-BA8B-4167-9E93-543EE0865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15019</Words>
  <Characters>92973</Characters>
  <Application>Microsoft Office Word</Application>
  <DocSecurity>0</DocSecurity>
  <Lines>1897</Lines>
  <Paragraphs>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Remez</dc:creator>
  <cp:keywords/>
  <dc:description/>
  <cp:lastModifiedBy>Alexander Apartsin</cp:lastModifiedBy>
  <cp:revision>2</cp:revision>
  <cp:lastPrinted>2025-08-26T08:40:00Z</cp:lastPrinted>
  <dcterms:created xsi:type="dcterms:W3CDTF">2025-08-27T08:36:00Z</dcterms:created>
  <dcterms:modified xsi:type="dcterms:W3CDTF">2025-08-27T08:36:00Z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a7abd5ed-fd5e-46aa-9f0e-3a6aefca1a6f</vt:lpwstr>
  </property>
</Properties>
</file>